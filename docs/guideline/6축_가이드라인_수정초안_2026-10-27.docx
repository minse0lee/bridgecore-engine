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D2BFE0" w14:textId="77777777" w:rsidR="0085389E" w:rsidRDefault="00000000" w:rsidP="00005F68">
      <w:pPr>
        <w:pStyle w:val="a8"/>
        <w:rPr>
          <w:lang w:eastAsia="ko-KR"/>
        </w:rPr>
      </w:pPr>
      <w:r>
        <w:rPr>
          <w:lang w:eastAsia="ko-KR"/>
        </w:rPr>
        <w:t>6축 번역평가 평가자 가이드라인</w:t>
      </w:r>
    </w:p>
    <w:p w14:paraId="2E17C047" w14:textId="37F48B8E" w:rsidR="0085389E" w:rsidRDefault="00000000" w:rsidP="00005F68">
      <w:pPr>
        <w:rPr>
          <w:lang w:eastAsia="ko-KR"/>
        </w:rPr>
      </w:pPr>
      <w:del w:id="9001" w:author="이민서" w:date="2026-10-27T12:00:00Z">
        <w:r>
          <w:rPr>
            <w:lang w:eastAsia="ko-KR"/>
          </w:rPr>
          <w:delText xml:space="preserve">파일럿 60문항 |  2026년 10월 </w:delText>
        </w:r>
      </w:del>
      <w:commentRangeStart w:id="0"/>
      <w:ins w:id="9002" w:author="이민서" w:date="2026-10-27T12:00:00Z">
        <w:r>
          <w:rPr>
            <w:lang w:eastAsia="ko-KR"/>
          </w:rPr>
          <w:t xml:space="preserve">본검수 300문항 | 2026년 10월 수정 초안(파일럿판: 10월 </w:t>
        </w:r>
      </w:ins>
      <w:commentRangeEnd w:id="0"/>
      <w:ins w:id="9003" w:author="이민서" w:date="2026-10-27T12:00:00Z">
        <w:r>
          <w:commentReference w:id="0"/>
        </w:r>
      </w:ins>
      <w:r>
        <w:rPr>
          <w:rFonts w:hint="eastAsia"/>
          <w:lang w:eastAsia="ko-KR"/>
        </w:rPr>
        <w:t>7</w:t>
      </w:r>
      <w:del w:id="9004" w:author="이민서" w:date="2026-10-27T12:00:00Z">
        <w:r>
          <w:rPr>
            <w:lang w:eastAsia="ko-KR"/>
          </w:rPr>
          <w:delText xml:space="preserve">일</w:delText>
        </w:r>
      </w:del>
      <w:ins w:id="9005" w:author="이민서" w:date="2026-10-27T12:00:00Z">
        <w:r>
          <w:rPr>
            <w:lang w:eastAsia="ko-KR"/>
          </w:rPr>
          <w:t xml:space="preserve">일)</w:t>
        </w:r>
      </w:ins>
    </w:p>
    <w:p w14:paraId="60383DB5" w14:textId="77777777" w:rsidR="0085389E" w:rsidRDefault="00000000" w:rsidP="00005F68">
      <w:pPr>
        <w:rPr>
          <w:lang w:eastAsia="ko-KR"/>
        </w:rPr>
      </w:pPr>
      <w:del w:id="9006" w:author="이민서" w:date="2026-10-27T12:00:00Z">
        <w:r>
          <w:rPr>
            <w:lang w:eastAsia="ko-KR"/>
          </w:rPr>
          <w:delText xml:space="preserve">원문의 의미와 의도가 번역문에서 보존되는지를 여섯 축으로 확인합니다.</w:delText>
        </w:r>
      </w:del>
      <w:ins w:id="9007" w:author="이민서" w:date="2026-10-27T12:00:00Z">
        <w:r>
          <w:rPr>
            <w:lang w:eastAsia="ko-KR"/>
          </w:rPr>
          <w:t xml:space="preserve">평가조건(brief)에 명시된 번역 요구 아래에서 원문의 의미와 기능이 번역문에 보존되는지를 여섯 축으로 확인합니다.</w:t>
        </w:r>
      </w:ins>
      <w:r>
        <w:rPr>
          <w:lang w:eastAsia="ko-KR"/>
        </w:rPr>
        <w:t xml:space="preserve"> 제공된 문서정보·평가조건·원문 문맥을 근거로 판정하고, 훼손이 있으면 원문과 번역문의 근거 구간을 기록합니다.</w:t>
      </w:r>
      <w:ins w:id="9008" w:author="이민서" w:date="2026-10-27T12:00:00Z">
        <w:r>
          <w:rPr>
            <w:lang w:eastAsia="ko-KR"/>
          </w:rPr>
          <w:t xml:space="preserve"> 판정은 개인의 감이나 번역 선호가 아니라 이 가이드라인의 판단 질문과 사례를 기준으로 합니다.</w:t>
        </w:r>
      </w:ins>
    </w:p>
    <w:p w14:paraId="68A42164" w14:textId="77777777" w:rsidR="0085389E" w:rsidRDefault="00000000" w:rsidP="00005F68">
      <w:pPr>
        <w:pStyle w:val="1"/>
        <w:rPr>
          <w:lang w:eastAsia="ko-KR"/>
        </w:rPr>
      </w:pPr>
      <w:r>
        <w:rPr>
          <w:lang w:eastAsia="ko-KR"/>
        </w:rPr>
        <w:t>1 평가 단위와 진행 순서</w:t>
      </w:r>
    </w:p>
    <w:p w14:paraId="7BA1F4F5" w14:textId="77777777" w:rsidR="0085389E" w:rsidRDefault="00000000" w:rsidP="00005F68">
      <w:pPr>
        <w:rPr>
          <w:lang w:eastAsia="ko-KR"/>
        </w:rPr>
      </w:pPr>
      <w:r>
        <w:rPr>
          <w:lang w:eastAsia="ko-KR"/>
        </w:rPr>
        <w:t>평가 단위는 지정된 원문 한 문장과 이에 대응하는 번역 구간입니다. 원문 문단과 제공된 앞뒤 자료는 해석을 위한 문맥으로 사용합니다. 평가대상 밖에서 발견한 오류를 해당 문장의 판정에 반영하지 않습니다.</w:t>
      </w:r>
    </w:p>
    <w:p w14:paraId="0F3F4FF8" w14:textId="77777777" w:rsidR="0085389E" w:rsidRDefault="00000000" w:rsidP="00005F68">
      <w:pPr>
        <w:pStyle w:val="21"/>
        <w:rPr>
          <w:lang w:eastAsia="ko-KR"/>
        </w:rPr>
      </w:pPr>
      <w:r>
        <w:rPr>
          <w:lang w:eastAsia="ko-KR"/>
        </w:rPr>
        <w:t>① 평가자ID와 시작 시각을 기록합니다</w:t>
      </w:r>
    </w:p>
    <w:p w14:paraId="0AEBA567" w14:textId="77777777" w:rsidR="0085389E" w:rsidRDefault="00000000" w:rsidP="00005F68">
      <w:pPr>
        <w:rPr>
          <w:lang w:eastAsia="ko-KR"/>
        </w:rPr>
      </w:pPr>
      <w:r>
        <w:rPr>
          <w:lang w:eastAsia="ko-KR"/>
        </w:rPr>
        <w:t>평가 시트 상단에 평가자ID를 입력하고, 운영 시트에서 해당 10문항 묶음의 시작 시각을 기록합니다.</w:t>
      </w:r>
    </w:p>
    <w:p w14:paraId="0D351EC3" w14:textId="77777777" w:rsidR="0085389E" w:rsidRDefault="00000000" w:rsidP="00005F68">
      <w:pPr>
        <w:pStyle w:val="21"/>
        <w:rPr>
          <w:lang w:eastAsia="ko-KR"/>
        </w:rPr>
      </w:pPr>
      <w:r>
        <w:rPr>
          <w:lang w:eastAsia="ko-KR"/>
        </w:rPr>
        <w:t>② 문항 시트에서 문서정보와 brief를 읽습니다</w:t>
      </w:r>
    </w:p>
    <w:p w14:paraId="49E9D71C" w14:textId="4AE31B6D" w:rsidR="0085389E" w:rsidRDefault="00000000" w:rsidP="00005F68">
      <w:pPr>
        <w:rPr>
          <w:lang w:eastAsia="ko-KR"/>
        </w:rPr>
      </w:pPr>
      <w:r>
        <w:rPr>
          <w:lang w:eastAsia="ko-KR"/>
        </w:rPr>
        <w:t xml:space="preserve">자료의 성격, 독자, 목적, 사용 상황, 허용 범위를 확인합니다. </w:t>
      </w:r>
      <w:commentRangeStart w:id="8"/>
      <w:ins w:id="9009" w:author="이민서" w:date="2026-10-27T12:00:00Z">
        <w:r>
          <w:rPr>
            <w:lang w:eastAsia="ko-KR"/>
          </w:rPr>
          <w:t xml:space="preserve">대화문·편지 문항은 평가조건에 화자와 청자의 관계, 기대되는 격식이 함께 적혀 있습니다.</w:t>
        </w:r>
      </w:ins>
      <w:commentRangeEnd w:id="8"/>
      <w:ins w:id="9010" w:author="이민서" w:date="2026-10-27T12:00:00Z">
        <w:r>
          <w:commentReference w:id="8"/>
        </w:r>
      </w:ins>
    </w:p>
    <w:p w14:paraId="2AEE36D3" w14:textId="77777777" w:rsidR="0085389E" w:rsidRDefault="00000000" w:rsidP="00005F68">
      <w:pPr>
        <w:pStyle w:val="21"/>
        <w:rPr>
          <w:lang w:eastAsia="ko-KR"/>
        </w:rPr>
      </w:pPr>
      <w:r>
        <w:rPr>
          <w:lang w:eastAsia="ko-KR"/>
        </w:rPr>
        <w:t>③ 원문 문단과 평가대상 구간을 읽습니다</w:t>
      </w:r>
    </w:p>
    <w:p w14:paraId="0FB9F47A" w14:textId="77777777" w:rsidR="0085389E" w:rsidRDefault="00000000" w:rsidP="00005F68">
      <w:pPr>
        <w:rPr>
          <w:lang w:eastAsia="ko-KR"/>
        </w:rPr>
      </w:pPr>
      <w:r>
        <w:rPr>
          <w:lang w:eastAsia="ko-KR"/>
        </w:rPr>
        <w:t>원문 문단으로 상황을 파악한 뒤, 평가대상 원문과 MADLAD 번역문을 대조합니다. 평가 가능 여부가 의심되면 6절의 절차를 따릅니다.</w:t>
      </w:r>
    </w:p>
    <w:p w14:paraId="6BE4AC28" w14:textId="77777777" w:rsidR="0085389E" w:rsidRDefault="00000000" w:rsidP="00005F68">
      <w:pPr>
        <w:pStyle w:val="21"/>
        <w:rPr>
          <w:lang w:eastAsia="ko-KR"/>
        </w:rPr>
      </w:pPr>
      <w:r>
        <w:rPr>
          <w:lang w:eastAsia="ko-KR"/>
        </w:rPr>
        <w:t>④ 평가 시트에서 같은 문항ID의 여섯 축을 판정합니다</w:t>
      </w:r>
    </w:p>
    <w:p w14:paraId="3EAD7171" w14:textId="77777777" w:rsidR="0085389E" w:rsidRDefault="00000000" w:rsidP="00005F68">
      <w:r>
        <w:t>Semantic → Textual → Context → Deontic → Register → Cultural 순서로 각 행에 보존·훼손·N/A·판단보류 중 하나를 선택합니다.</w:t>
      </w:r>
      <w:ins w:id="9011" w:author="이민서" w:date="2026-10-27T12:00:00Z">
        <w:r>
          <w:rPr>
            <w:lang w:eastAsia="ko-KR"/>
          </w:rPr>
          <w:t xml:space="preserve"> 각 축은 2절의 </w:t>
        </w:r>
        <w:r>
          <w:rPr>
            <w:b/>
            <w:bCs/>
            <w:lang w:eastAsia="ko-KR"/>
          </w:rPr>
          <w:t xml:space="preserve">축별 판단 질문</w:t>
        </w:r>
        <w:r>
          <w:rPr>
            <w:lang w:eastAsia="ko-KR"/>
          </w:rPr>
          <w:t xml:space="preserve">에 순서대로 답하여 판정합니다. 첫 질문은 언제나 "이 축에서 평가할 대상이 있는가"이며, 없으면 N/A입니다.</w:t>
        </w:r>
      </w:ins>
    </w:p>
    <w:p w14:paraId="1EE5E015" w14:textId="77777777" w:rsidR="0085389E" w:rsidRDefault="00000000" w:rsidP="00005F68">
      <w:pPr>
        <w:pStyle w:val="21"/>
        <w:rPr>
          <w:lang w:eastAsia="ko-KR"/>
        </w:rPr>
      </w:pPr>
      <w:r>
        <w:rPr>
          <w:lang w:eastAsia="ko-KR"/>
        </w:rPr>
        <w:t>⑤ 훼손 또는 보류의 근거를 기록합니다</w:t>
      </w:r>
    </w:p>
    <w:p w14:paraId="73D24BE9" w14:textId="77777777" w:rsidR="0085389E" w:rsidRDefault="00000000" w:rsidP="00005F68">
      <w:pPr>
        <w:rPr>
          <w:lang w:eastAsia="ko-KR"/>
        </w:rPr>
      </w:pPr>
      <w:r>
        <w:rPr>
          <w:lang w:eastAsia="ko-KR"/>
        </w:rPr>
        <w:t>훼손 행에는 심각도·오류ID·원문 근거구간·번역문 근거구간·판정이유를 기록합니다. 판단보류 행에는 결정하지 못한 이유와 필요한 정보를 적습니다.</w:t>
      </w:r>
      <w:ins w:id="9012" w:author="이민서" w:date="2026-10-27T12:00:00Z">
        <w:r>
          <w:rPr>
            <w:lang w:eastAsia="ko-KR"/>
          </w:rPr>
          <w:t xml:space="preserve"> 보존·N/A는 판단 질문에 따라 근거를 확인했다면 따로 기록하지 않습니다.</w:t>
        </w:r>
      </w:ins>
    </w:p>
    <w:p w14:paraId="65B71205" w14:textId="77777777" w:rsidR="0085389E" w:rsidRDefault="00000000" w:rsidP="00005F68">
      <w:pPr>
        <w:pStyle w:val="21"/>
        <w:rPr>
          <w:lang w:eastAsia="ko-KR"/>
        </w:rPr>
      </w:pPr>
      <w:r>
        <w:rPr>
          <w:lang w:eastAsia="ko-KR"/>
        </w:rPr>
        <w:lastRenderedPageBreak/>
        <w:t>⑥ 10문항을 마친 뒤 시간을 기록합니다</w:t>
      </w:r>
    </w:p>
    <w:p w14:paraId="3B3B24B4" w14:textId="77777777" w:rsidR="0085389E" w:rsidRDefault="00000000" w:rsidP="00005F68">
      <w:pPr>
        <w:rPr>
          <w:lang w:eastAsia="ko-KR"/>
        </w:rPr>
      </w:pPr>
      <w:r>
        <w:rPr>
          <w:lang w:eastAsia="ko-KR"/>
        </w:rPr>
        <w:t xml:space="preserve">운영 시트에 종료 시각과 중단 시간의 합계(분)를 입력합니다. 중단이 없으면 0을 입력합니다. </w:t>
      </w:r>
      <w:del w:id="9013" w:author="이민서" w:date="2026-10-27T12:00:00Z">
        <w:r>
          <w:rPr>
            <w:lang w:eastAsia="ko-KR"/>
          </w:rPr>
          <w:delText xml:space="preserve">묶음은 B01=P001~P010부터 B06=P051~P060까지입니다.</w:delText>
        </w:r>
      </w:del>
      <w:ins w:id="9014" w:author="이민서" w:date="2026-10-27T12:00:00Z">
        <w:r>
          <w:rPr>
            <w:lang w:eastAsia="ko-KR"/>
          </w:rPr>
          <w:t xml:space="preserve">묶음 번호와 문항 범위는 운영 시트를 따릅니다.</w:t>
        </w:r>
      </w:ins>
    </w:p>
    <w:p w14:paraId="66FBF3E4" w14:textId="77777777" w:rsidR="0085389E" w:rsidRDefault="00000000" w:rsidP="00005F68">
      <w:pPr>
        <w:rPr>
          <w:lang w:eastAsia="ko-KR"/>
        </w:rPr>
      </w:pPr>
      <w:r>
        <w:rPr>
          <w:lang w:eastAsia="ko-KR"/>
        </w:rPr>
        <w:t>표현의 자연스러움 자체는 독립적인 평가 대상이 아닙니다. 오타·띄어쓰기·번역투만으로 훼손을 부여하지 않습니다. 이러한 표현이 의미나 기능을 바꾸는 경우에만 해당 축에서 판정합니다.</w:t>
      </w:r>
    </w:p>
    <w:p>
      <w:pPr>
        <w:pStyle w:val="21"/>
        <w:rPr>
          <w:ins w:id="9015" w:author="이민서" w:date="2026-10-27T12:00:00Z"/>
          <w:lang w:eastAsia="ko-KR"/>
        </w:rPr>
      </w:pPr>
      <w:ins w:id="9016" w:author="이민서" w:date="2026-10-27T12:00:00Z">
        <w:r>
          <w:rPr>
            <w:lang w:eastAsia="ko-KR"/>
          </w:rPr>
          <w:t xml:space="preserve">작업은 나누어 진행합니다</w:t>
        </w:r>
      </w:ins>
    </w:p>
    <w:p>
      <w:pPr>
        <w:rPr>
          <w:ins w:id="9017" w:author="이민서" w:date="2026-10-27T12:00:00Z"/>
          <w:lang w:eastAsia="ko-KR"/>
        </w:rPr>
      </w:pPr>
      <w:commentRangeStart w:id="9"/>
      <w:ins w:id="9018" w:author="이민서" w:date="2026-10-27T12:00:00Z">
        <w:r>
          <w:rPr>
            <w:lang w:eastAsia="ko-KR"/>
          </w:rPr>
          <w:t xml:space="preserve">하루 1~2묶음까지만 평가하고, 묶음 사이에는 쉬는 시간을 둡니다. 속도보다 근거 확인을 우선하며, 집중이 떨어지면 쉬었다가 다음 묶음을 시작합니다. 평가자마다 묶음 순서가 다르게 배정되므로 운영 시트에 안내된 순서를 따릅니다. 본평가 전에는 연습 문제를 먼저 풀고 확정 판정과 이유를 확인합니다. 파일럿 작업 시간을 기준으로 본평가는 1인당 약 13~20시간이 걸릴 것으로 예상합니다.</w:t>
        </w:r>
      </w:ins>
      <w:commentRangeEnd w:id="9"/>
      <w:ins w:id="9019" w:author="이민서" w:date="2026-10-27T12:00:00Z">
        <w:r>
          <w:commentReference w:id="9"/>
        </w:r>
      </w:ins>
    </w:p>
    <w:p w14:paraId="6AC85E3F" w14:textId="77777777" w:rsidR="0085389E" w:rsidRDefault="00000000" w:rsidP="00005F68">
      <w:pPr>
        <w:pStyle w:val="1"/>
        <w:pageBreakBefore/>
      </w:pPr>
      <w:r>
        <w:lastRenderedPageBreak/>
        <w:t>2 여섯 축과 판정값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992"/>
      </w:tblGrid>
      <w:tr w:rsidR="0085389E" w14:paraId="7B130039" w14:textId="77777777">
        <w:trPr>
          <w:cantSplit/>
          <w:tblHeader/>
          <w:jc w:val="center"/>
        </w:trPr>
        <w:tc>
          <w:tcPr>
            <w:tcW w:w="2232" w:type="dxa"/>
            <w:shd w:val="clear" w:color="auto" w:fill="243B53"/>
            <w:tcMar>
              <w:top w:w="75" w:type="dxa"/>
              <w:left w:w="95" w:type="dxa"/>
              <w:bottom w:w="75" w:type="dxa"/>
              <w:right w:w="95" w:type="dxa"/>
            </w:tcMar>
            <w:vAlign w:val="center"/>
          </w:tcPr>
          <w:p w14:paraId="23D490B9" w14:textId="77777777" w:rsidR="0085389E" w:rsidRDefault="00000000" w:rsidP="00005F68">
            <w:pPr>
              <w:spacing w:after="20" w:line="259" w:lineRule="auto"/>
            </w:pPr>
            <w:r>
              <w:rPr>
                <w:b/>
                <w:color w:val="FFFFFF"/>
                <w:sz w:val="19"/>
              </w:rPr>
              <w:t>평가축</w:t>
            </w:r>
          </w:p>
        </w:tc>
        <w:tc>
          <w:tcPr>
            <w:tcW w:w="7992" w:type="dxa"/>
            <w:shd w:val="clear" w:color="auto" w:fill="243B53"/>
            <w:tcMar>
              <w:top w:w="75" w:type="dxa"/>
              <w:left w:w="95" w:type="dxa"/>
              <w:bottom w:w="75" w:type="dxa"/>
              <w:right w:w="95" w:type="dxa"/>
            </w:tcMar>
            <w:vAlign w:val="center"/>
          </w:tcPr>
          <w:p w14:paraId="2CC0CA06" w14:textId="77777777" w:rsidR="0085389E" w:rsidRDefault="00000000" w:rsidP="00005F68">
            <w:pPr>
              <w:spacing w:after="20" w:line="259" w:lineRule="auto"/>
            </w:pPr>
            <w:r>
              <w:rPr>
                <w:b/>
                <w:color w:val="FFFFFF"/>
                <w:sz w:val="19"/>
              </w:rPr>
              <w:t>핵심 질문과 확인 대상</w:t>
            </w:r>
          </w:p>
        </w:tc>
      </w:tr>
      <w:tr w:rsidR="0085389E" w14:paraId="26D1621F" w14:textId="77777777">
        <w:trPr>
          <w:cantSplit/>
          <w:jc w:val="center"/>
        </w:trPr>
        <w:tc>
          <w:tcPr>
            <w:tcW w:w="2232" w:type="dxa"/>
            <w:shd w:val="clear" w:color="auto" w:fill="FFFFFF"/>
            <w:tcMar>
              <w:top w:w="75" w:type="dxa"/>
              <w:left w:w="95" w:type="dxa"/>
              <w:bottom w:w="75" w:type="dxa"/>
              <w:right w:w="95" w:type="dxa"/>
            </w:tcMar>
            <w:vAlign w:val="center"/>
          </w:tcPr>
          <w:p w14:paraId="22FC85D1" w14:textId="77777777" w:rsidR="0085389E" w:rsidRDefault="00000000" w:rsidP="00005F68">
            <w:pPr>
              <w:spacing w:after="20" w:line="259" w:lineRule="auto"/>
            </w:pPr>
            <w:r>
              <w:rPr>
                <w:sz w:val="19"/>
              </w:rPr>
              <w:t>Semantic 의미</w:t>
            </w:r>
          </w:p>
        </w:tc>
        <w:tc>
          <w:tcPr>
            <w:tcW w:w="7992" w:type="dxa"/>
            <w:shd w:val="clear" w:color="auto" w:fill="FFFFFF"/>
            <w:tcMar>
              <w:top w:w="75" w:type="dxa"/>
              <w:left w:w="95" w:type="dxa"/>
              <w:bottom w:w="75" w:type="dxa"/>
              <w:right w:w="95" w:type="dxa"/>
            </w:tcMar>
            <w:vAlign w:val="center"/>
          </w:tcPr>
          <w:p w14:paraId="4CA6672F" w14:textId="77777777" w:rsidR="0085389E" w:rsidRDefault="00000000" w:rsidP="00005F68">
            <w:pPr>
              <w:spacing w:after="20" w:line="259" w:lineRule="auto"/>
              <w:rPr>
                <w:lang w:eastAsia="ko-KR"/>
              </w:rPr>
            </w:pPr>
            <w:r>
              <w:rPr>
                <w:sz w:val="19"/>
                <w:lang w:eastAsia="ko-KR"/>
              </w:rPr>
              <w:t>무엇을 말했습니까?</w:t>
              <w:br/>
              <w:t>인물·대상·행위·수량·시간·부정·조건·인과·확실성이 유지되는지 확인합니다.</w:t>
            </w:r>
          </w:p>
        </w:tc>
      </w:tr>
      <w:tr w:rsidR="0085389E" w14:paraId="1600BC72" w14:textId="77777777">
        <w:trPr>
          <w:cantSplit/>
          <w:jc w:val="center"/>
        </w:trPr>
        <w:tc>
          <w:tcPr>
            <w:tcW w:w="2232" w:type="dxa"/>
            <w:shd w:val="clear" w:color="auto" w:fill="F3F6F8"/>
            <w:tcMar>
              <w:top w:w="75" w:type="dxa"/>
              <w:left w:w="95" w:type="dxa"/>
              <w:bottom w:w="75" w:type="dxa"/>
              <w:right w:w="95" w:type="dxa"/>
            </w:tcMar>
            <w:vAlign w:val="center"/>
          </w:tcPr>
          <w:p w14:paraId="49AE1641" w14:textId="1CC70ABC" w:rsidR="0085389E" w:rsidRDefault="00000000" w:rsidP="00005F68">
            <w:pPr>
              <w:spacing w:after="20" w:line="259" w:lineRule="auto"/>
              <w:rPr>
                <w:lang w:eastAsia="ko-KR"/>
              </w:rPr>
            </w:pPr>
            <w:r>
              <w:rPr>
                <w:sz w:val="19"/>
                <w:lang w:eastAsia="ko-KR"/>
              </w:rPr>
              <w:t xml:space="preserve"> Textual텍스트 구조</w:t>
            </w:r>
          </w:p>
        </w:tc>
        <w:tc>
          <w:tcPr>
            <w:tcW w:w="7992" w:type="dxa"/>
            <w:shd w:val="clear" w:color="auto" w:fill="F3F6F8"/>
            <w:tcMar>
              <w:top w:w="75" w:type="dxa"/>
              <w:left w:w="95" w:type="dxa"/>
              <w:bottom w:w="75" w:type="dxa"/>
              <w:right w:w="95" w:type="dxa"/>
            </w:tcMar>
            <w:vAlign w:val="center"/>
          </w:tcPr>
          <w:p w14:paraId="36989108" w14:textId="77777777" w:rsidR="0085389E" w:rsidRDefault="00000000" w:rsidP="00005F68">
            <w:pPr>
              <w:spacing w:after="20" w:line="259" w:lineRule="auto"/>
              <w:rPr>
                <w:lang w:eastAsia="ko-KR"/>
              </w:rPr>
            </w:pPr>
            <w:r>
              <w:rPr>
                <w:sz w:val="19"/>
                <w:lang w:eastAsia="ko-KR"/>
              </w:rPr>
              <w:t>정보가 어떻게 연결되고 강조됩니까?</w:t>
              <w:br/>
              <w:t>지시 대상, 문장 간 연결, 주제·초점·강조가 필요한 해석을 유지하는지 확인합니다.</w:t>
            </w:r>
          </w:p>
        </w:tc>
      </w:tr>
      <w:tr w:rsidR="0085389E" w14:paraId="58765BA1" w14:textId="77777777">
        <w:trPr>
          <w:cantSplit/>
          <w:jc w:val="center"/>
        </w:trPr>
        <w:tc>
          <w:tcPr>
            <w:tcW w:w="2232" w:type="dxa"/>
            <w:shd w:val="clear" w:color="auto" w:fill="FFFFFF"/>
            <w:tcMar>
              <w:top w:w="75" w:type="dxa"/>
              <w:left w:w="95" w:type="dxa"/>
              <w:bottom w:w="75" w:type="dxa"/>
              <w:right w:w="95" w:type="dxa"/>
            </w:tcMar>
            <w:vAlign w:val="center"/>
          </w:tcPr>
          <w:p w14:paraId="354A2167" w14:textId="77777777" w:rsidR="0085389E" w:rsidRDefault="00000000" w:rsidP="00005F68">
            <w:pPr>
              <w:spacing w:after="20" w:line="259" w:lineRule="auto"/>
              <w:rPr>
                <w:lang w:eastAsia="ko-KR"/>
              </w:rPr>
            </w:pPr>
            <w:r>
              <w:rPr>
                <w:sz w:val="19"/>
                <w:lang w:eastAsia="ko-KR"/>
              </w:rPr>
              <w:t>Context 맥락과 발화 기능</w:t>
            </w:r>
          </w:p>
        </w:tc>
        <w:tc>
          <w:tcPr>
            <w:tcW w:w="7992" w:type="dxa"/>
            <w:shd w:val="clear" w:color="auto" w:fill="FFFFFF"/>
            <w:tcMar>
              <w:top w:w="75" w:type="dxa"/>
              <w:left w:w="95" w:type="dxa"/>
              <w:bottom w:w="75" w:type="dxa"/>
              <w:right w:w="95" w:type="dxa"/>
            </w:tcMar>
            <w:vAlign w:val="center"/>
          </w:tcPr>
          <w:p w14:paraId="77F04AE6" w14:textId="77777777" w:rsidR="0085389E" w:rsidRDefault="00000000" w:rsidP="00005F68">
            <w:pPr>
              <w:spacing w:after="20" w:line="259" w:lineRule="auto"/>
              <w:rPr>
                <w:lang w:eastAsia="ko-KR"/>
              </w:rPr>
            </w:pPr>
            <w:r>
              <w:rPr>
                <w:sz w:val="19"/>
                <w:lang w:eastAsia="ko-KR"/>
              </w:rPr>
              <w:t>그 말로 무엇을 하려 합니까?</w:t>
              <w:br/>
              <w:t>문맥 속 요청·질문·설명·경고 등의 기능과 함축이 유지되는지 확인합니다.</w:t>
            </w:r>
          </w:p>
        </w:tc>
      </w:tr>
      <w:tr w:rsidR="0085389E" w14:paraId="6BF66175" w14:textId="77777777">
        <w:trPr>
          <w:cantSplit/>
          <w:jc w:val="center"/>
        </w:trPr>
        <w:tc>
          <w:tcPr>
            <w:tcW w:w="2232" w:type="dxa"/>
            <w:shd w:val="clear" w:color="auto" w:fill="F3F6F8"/>
            <w:tcMar>
              <w:top w:w="75" w:type="dxa"/>
              <w:left w:w="95" w:type="dxa"/>
              <w:bottom w:w="75" w:type="dxa"/>
              <w:right w:w="95" w:type="dxa"/>
            </w:tcMar>
            <w:vAlign w:val="center"/>
          </w:tcPr>
          <w:p w14:paraId="4FA615EA" w14:textId="77777777" w:rsidR="0085389E" w:rsidRDefault="00000000" w:rsidP="00005F68">
            <w:pPr>
              <w:spacing w:after="20" w:line="259" w:lineRule="auto"/>
            </w:pPr>
            <w:r>
              <w:rPr>
                <w:sz w:val="19"/>
              </w:rPr>
              <w:t>Deontic 당위성</w:t>
            </w:r>
          </w:p>
        </w:tc>
        <w:tc>
          <w:tcPr>
            <w:tcW w:w="7992" w:type="dxa"/>
            <w:shd w:val="clear" w:color="auto" w:fill="F3F6F8"/>
            <w:tcMar>
              <w:top w:w="75" w:type="dxa"/>
              <w:left w:w="95" w:type="dxa"/>
              <w:bottom w:w="75" w:type="dxa"/>
              <w:right w:w="95" w:type="dxa"/>
            </w:tcMar>
            <w:vAlign w:val="center"/>
          </w:tcPr>
          <w:p w14:paraId="31A39776" w14:textId="77777777" w:rsidR="0085389E" w:rsidRDefault="00000000" w:rsidP="00005F68">
            <w:pPr>
              <w:spacing w:after="20" w:line="259" w:lineRule="auto"/>
              <w:rPr>
                <w:lang w:eastAsia="ko-KR"/>
              </w:rPr>
            </w:pPr>
            <w:r>
              <w:rPr>
                <w:sz w:val="19"/>
                <w:lang w:eastAsia="ko-KR"/>
              </w:rPr>
              <w:t>누가 어떤 조건에서 무엇을 해야 하거나 해도 됩니까?</w:t>
              <w:br/>
              <w:t>의무·허용·금지·규범적 권고의 강도, 주체, 조건·예외가 유지되는지 확인합니다.</w:t>
            </w:r>
          </w:p>
        </w:tc>
      </w:tr>
      <w:tr w:rsidR="0085389E" w14:paraId="3720300E" w14:textId="77777777">
        <w:trPr>
          <w:cantSplit/>
          <w:jc w:val="center"/>
        </w:trPr>
        <w:tc>
          <w:tcPr>
            <w:tcW w:w="2232" w:type="dxa"/>
            <w:shd w:val="clear" w:color="auto" w:fill="FFFFFF"/>
            <w:tcMar>
              <w:top w:w="75" w:type="dxa"/>
              <w:left w:w="95" w:type="dxa"/>
              <w:bottom w:w="75" w:type="dxa"/>
              <w:right w:w="95" w:type="dxa"/>
            </w:tcMar>
            <w:vAlign w:val="center"/>
          </w:tcPr>
          <w:p w14:paraId="6605AC4E" w14:textId="77777777" w:rsidR="0085389E" w:rsidRDefault="00000000" w:rsidP="00005F68">
            <w:pPr>
              <w:spacing w:after="20" w:line="259" w:lineRule="auto"/>
            </w:pPr>
            <w:r>
              <w:rPr>
                <w:sz w:val="19"/>
              </w:rPr>
              <w:t>Register 관계와 격식</w:t>
            </w:r>
          </w:p>
        </w:tc>
        <w:tc>
          <w:tcPr>
            <w:tcW w:w="7992" w:type="dxa"/>
            <w:shd w:val="clear" w:color="auto" w:fill="FFFFFF"/>
            <w:tcMar>
              <w:top w:w="75" w:type="dxa"/>
              <w:left w:w="95" w:type="dxa"/>
              <w:bottom w:w="75" w:type="dxa"/>
              <w:right w:w="95" w:type="dxa"/>
            </w:tcMar>
            <w:vAlign w:val="center"/>
          </w:tcPr>
          <w:p w14:paraId="02B00E45" w14:textId="77777777" w:rsidR="0085389E" w:rsidRDefault="00000000" w:rsidP="00005F68">
            <w:pPr>
              <w:spacing w:after="20" w:line="259" w:lineRule="auto"/>
              <w:rPr>
                <w:lang w:eastAsia="ko-KR"/>
              </w:rPr>
            </w:pPr>
            <w:r>
              <w:rPr>
                <w:sz w:val="19"/>
                <w:lang w:eastAsia="ko-KR"/>
              </w:rPr>
              <w:t>누가 누구에게 어떤 태도로 말합니까?</w:t>
              <w:br/>
              <w:t>화자·청자·독자의 관계에 맞는 높임·호칭·격식이 유지되는지 확인합니다.</w:t>
            </w:r>
          </w:p>
        </w:tc>
      </w:tr>
      <w:tr w:rsidR="0085389E" w14:paraId="07F2C897" w14:textId="77777777">
        <w:trPr>
          <w:cantSplit/>
          <w:jc w:val="center"/>
        </w:trPr>
        <w:tc>
          <w:tcPr>
            <w:tcW w:w="2232" w:type="dxa"/>
            <w:shd w:val="clear" w:color="auto" w:fill="F3F6F8"/>
            <w:tcMar>
              <w:top w:w="75" w:type="dxa"/>
              <w:left w:w="95" w:type="dxa"/>
              <w:bottom w:w="75" w:type="dxa"/>
              <w:right w:w="95" w:type="dxa"/>
            </w:tcMar>
            <w:vAlign w:val="center"/>
          </w:tcPr>
          <w:p w14:paraId="68E04B66" w14:textId="77777777" w:rsidR="0085389E" w:rsidRDefault="00000000" w:rsidP="00005F68">
            <w:pPr>
              <w:spacing w:after="20" w:line="259" w:lineRule="auto"/>
            </w:pPr>
            <w:r>
              <w:rPr>
                <w:sz w:val="19"/>
              </w:rPr>
              <w:t>Cultural 문화</w:t>
            </w:r>
          </w:p>
        </w:tc>
        <w:tc>
          <w:tcPr>
            <w:tcW w:w="7992" w:type="dxa"/>
            <w:shd w:val="clear" w:color="auto" w:fill="F3F6F8"/>
            <w:tcMar>
              <w:top w:w="75" w:type="dxa"/>
              <w:left w:w="95" w:type="dxa"/>
              <w:bottom w:w="75" w:type="dxa"/>
              <w:right w:w="95" w:type="dxa"/>
            </w:tcMar>
            <w:vAlign w:val="center"/>
          </w:tcPr>
          <w:p w14:paraId="7FB96F61" w14:textId="77777777" w:rsidR="0085389E" w:rsidRDefault="00000000" w:rsidP="00005F68">
            <w:pPr>
              <w:spacing w:after="20" w:line="259" w:lineRule="auto"/>
              <w:rPr>
                <w:lang w:eastAsia="ko-KR"/>
              </w:rPr>
            </w:pPr>
            <w:r>
              <w:rPr>
                <w:sz w:val="19"/>
                <w:lang w:eastAsia="ko-KR"/>
              </w:rPr>
              <w:t>문화와 제도적 의미를 적절하게 이해할 수 있습니까?</w:t>
              <w:br/>
              <w:t>문화적 지시 대상·제도·관습·단위가 왜곡되거나 근거 없이 대체되지 않았는지 확인합니다.</w:t>
            </w:r>
          </w:p>
        </w:tc>
      </w:tr>
    </w:tbl>
    <w:p w14:paraId="0805EEFF" w14:textId="77777777" w:rsidR="0085389E" w:rsidRDefault="0085389E" w:rsidP="00005F68">
      <w:pPr>
        <w:spacing w:after="0"/>
        <w:rPr>
          <w:lang w:eastAsia="ko-KR"/>
        </w:rPr>
      </w:pPr>
    </w:p>
    <w:p w14:paraId="66AE7192" w14:textId="77777777" w:rsidR="0085389E" w:rsidRDefault="00000000" w:rsidP="00005F68">
      <w:pPr>
        <w:pStyle w:val="21"/>
      </w:pPr>
      <w:r>
        <w:t>판정값은 네 가지입니다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8424"/>
      </w:tblGrid>
      <w:tr w:rsidR="0085389E" w14:paraId="2707C36A" w14:textId="77777777">
        <w:trPr>
          <w:cantSplit/>
          <w:tblHeader/>
          <w:jc w:val="center"/>
        </w:trPr>
        <w:tc>
          <w:tcPr>
            <w:tcW w:w="1800" w:type="dxa"/>
            <w:shd w:val="clear" w:color="auto" w:fill="243B53"/>
            <w:tcMar>
              <w:top w:w="75" w:type="dxa"/>
              <w:left w:w="95" w:type="dxa"/>
              <w:bottom w:w="75" w:type="dxa"/>
              <w:right w:w="95" w:type="dxa"/>
            </w:tcMar>
            <w:vAlign w:val="center"/>
          </w:tcPr>
          <w:p w14:paraId="4D47CC13" w14:textId="77777777" w:rsidR="0085389E" w:rsidRDefault="00000000" w:rsidP="00005F68">
            <w:pPr>
              <w:spacing w:after="20" w:line="259" w:lineRule="auto"/>
            </w:pPr>
            <w:r>
              <w:rPr>
                <w:b/>
                <w:color w:val="FFFFFF"/>
                <w:sz w:val="19"/>
              </w:rPr>
              <w:t>판정</w:t>
            </w:r>
          </w:p>
        </w:tc>
        <w:tc>
          <w:tcPr>
            <w:tcW w:w="8424" w:type="dxa"/>
            <w:shd w:val="clear" w:color="auto" w:fill="243B53"/>
            <w:tcMar>
              <w:top w:w="75" w:type="dxa"/>
              <w:left w:w="95" w:type="dxa"/>
              <w:bottom w:w="75" w:type="dxa"/>
              <w:right w:w="95" w:type="dxa"/>
            </w:tcMar>
            <w:vAlign w:val="center"/>
          </w:tcPr>
          <w:p w14:paraId="566CCD2B" w14:textId="77777777" w:rsidR="0085389E" w:rsidRDefault="00000000" w:rsidP="00005F68">
            <w:pPr>
              <w:spacing w:after="20" w:line="259" w:lineRule="auto"/>
            </w:pPr>
            <w:r>
              <w:rPr>
                <w:b/>
                <w:color w:val="FFFFFF"/>
                <w:sz w:val="19"/>
              </w:rPr>
              <w:t>사용 기준</w:t>
            </w:r>
          </w:p>
        </w:tc>
      </w:tr>
      <w:tr w:rsidR="0085389E" w14:paraId="71E5DF23" w14:textId="77777777">
        <w:trPr>
          <w:cantSplit/>
          <w:jc w:val="center"/>
        </w:trPr>
        <w:tc>
          <w:tcPr>
            <w:tcW w:w="1800" w:type="dxa"/>
            <w:shd w:val="clear" w:color="auto" w:fill="FFFFFF"/>
            <w:tcMar>
              <w:top w:w="75" w:type="dxa"/>
              <w:left w:w="95" w:type="dxa"/>
              <w:bottom w:w="75" w:type="dxa"/>
              <w:right w:w="95" w:type="dxa"/>
            </w:tcMar>
            <w:vAlign w:val="center"/>
          </w:tcPr>
          <w:p w14:paraId="6FE07659" w14:textId="77777777" w:rsidR="0085389E" w:rsidRDefault="00000000" w:rsidP="00005F68">
            <w:pPr>
              <w:spacing w:after="20" w:line="259" w:lineRule="auto"/>
            </w:pPr>
            <w:r>
              <w:rPr>
                <w:sz w:val="19"/>
              </w:rPr>
              <w:t>보존</w:t>
            </w:r>
          </w:p>
        </w:tc>
        <w:tc>
          <w:tcPr>
            <w:tcW w:w="8424" w:type="dxa"/>
            <w:shd w:val="clear" w:color="auto" w:fill="FFFFFF"/>
            <w:tcMar>
              <w:top w:w="75" w:type="dxa"/>
              <w:left w:w="95" w:type="dxa"/>
              <w:bottom w:w="75" w:type="dxa"/>
              <w:right w:w="95" w:type="dxa"/>
            </w:tcMar>
            <w:vAlign w:val="center"/>
          </w:tcPr>
          <w:p w14:paraId="1129210E" w14:textId="77777777" w:rsidR="0085389E" w:rsidRDefault="00000000" w:rsidP="00005F68">
            <w:pPr>
              <w:spacing w:after="20" w:line="259" w:lineRule="auto"/>
              <w:rPr>
                <w:lang w:eastAsia="ko-KR"/>
              </w:rPr>
            </w:pPr>
            <w:r>
              <w:rPr>
                <w:sz w:val="19"/>
                <w:lang w:eastAsia="ko-KR"/>
              </w:rPr>
              <w:t>해당 축의 평가 대상이 있으며, 문맥상 필요한 내용이나 기능이 유지됩니다.</w:t>
            </w:r>
          </w:p>
        </w:tc>
      </w:tr>
      <w:tr w:rsidR="0085389E" w14:paraId="2CACE5D0" w14:textId="77777777">
        <w:trPr>
          <w:cantSplit/>
          <w:jc w:val="center"/>
        </w:trPr>
        <w:tc>
          <w:tcPr>
            <w:tcW w:w="1800" w:type="dxa"/>
            <w:shd w:val="clear" w:color="auto" w:fill="F3F6F8"/>
            <w:tcMar>
              <w:top w:w="75" w:type="dxa"/>
              <w:left w:w="95" w:type="dxa"/>
              <w:bottom w:w="75" w:type="dxa"/>
              <w:right w:w="95" w:type="dxa"/>
            </w:tcMar>
            <w:vAlign w:val="center"/>
          </w:tcPr>
          <w:p w14:paraId="1AAE45BE" w14:textId="77777777" w:rsidR="0085389E" w:rsidRDefault="00000000" w:rsidP="00005F68">
            <w:pPr>
              <w:spacing w:after="20" w:line="259" w:lineRule="auto"/>
            </w:pPr>
            <w:r>
              <w:rPr>
                <w:sz w:val="19"/>
              </w:rPr>
              <w:t>훼손</w:t>
            </w:r>
          </w:p>
        </w:tc>
        <w:tc>
          <w:tcPr>
            <w:tcW w:w="8424" w:type="dxa"/>
            <w:shd w:val="clear" w:color="auto" w:fill="F3F6F8"/>
            <w:tcMar>
              <w:top w:w="75" w:type="dxa"/>
              <w:left w:w="95" w:type="dxa"/>
              <w:bottom w:w="75" w:type="dxa"/>
              <w:right w:w="95" w:type="dxa"/>
            </w:tcMar>
            <w:vAlign w:val="center"/>
          </w:tcPr>
          <w:p w14:paraId="2AB63F73" w14:textId="77777777" w:rsidR="0085389E" w:rsidRDefault="00000000" w:rsidP="00005F68">
            <w:pPr>
              <w:spacing w:after="20" w:line="259" w:lineRule="auto"/>
              <w:rPr>
                <w:lang w:eastAsia="ko-KR"/>
              </w:rPr>
            </w:pPr>
            <w:r>
              <w:rPr>
                <w:sz w:val="19"/>
                <w:lang w:eastAsia="ko-KR"/>
              </w:rPr>
              <w:t>해당 축에서 달라지거나 빠진 부분을 구체적인 근거로 확인할 수 있습니다.</w:t>
            </w:r>
          </w:p>
        </w:tc>
      </w:tr>
      <w:tr w:rsidR="0085389E" w14:paraId="6E30E3CA" w14:textId="77777777">
        <w:trPr>
          <w:cantSplit/>
          <w:jc w:val="center"/>
        </w:trPr>
        <w:tc>
          <w:tcPr>
            <w:tcW w:w="1800" w:type="dxa"/>
            <w:shd w:val="clear" w:color="auto" w:fill="FFFFFF"/>
            <w:tcMar>
              <w:top w:w="75" w:type="dxa"/>
              <w:left w:w="95" w:type="dxa"/>
              <w:bottom w:w="75" w:type="dxa"/>
              <w:right w:w="95" w:type="dxa"/>
            </w:tcMar>
            <w:vAlign w:val="center"/>
          </w:tcPr>
          <w:p w14:paraId="7FF91787" w14:textId="77777777" w:rsidR="0085389E" w:rsidRDefault="00000000" w:rsidP="00005F68">
            <w:pPr>
              <w:spacing w:after="20" w:line="259" w:lineRule="auto"/>
            </w:pPr>
            <w:r>
              <w:rPr>
                <w:sz w:val="19"/>
              </w:rPr>
              <w:t>N/A</w:t>
            </w:r>
          </w:p>
        </w:tc>
        <w:tc>
          <w:tcPr>
            <w:tcW w:w="8424" w:type="dxa"/>
            <w:shd w:val="clear" w:color="auto" w:fill="FFFFFF"/>
            <w:tcMar>
              <w:top w:w="75" w:type="dxa"/>
              <w:left w:w="95" w:type="dxa"/>
              <w:bottom w:w="75" w:type="dxa"/>
              <w:right w:w="95" w:type="dxa"/>
            </w:tcMar>
            <w:vAlign w:val="center"/>
          </w:tcPr>
          <w:p w14:paraId="12089460" w14:textId="77777777" w:rsidR="0085389E" w:rsidRDefault="00000000" w:rsidP="00005F68">
            <w:pPr>
              <w:spacing w:after="20" w:line="259" w:lineRule="auto"/>
              <w:rPr>
                <w:lang w:eastAsia="ko-KR"/>
              </w:rPr>
            </w:pPr>
            <w:r>
              <w:rPr>
                <w:sz w:val="19"/>
                <w:lang w:eastAsia="ko-KR"/>
              </w:rPr>
              <w:t>해당 축에서 평가할 현상이 없습니다. 예를 들어 규범 의미가 없으면 Deontic은 N/A입니다.</w:t>
            </w:r>
          </w:p>
        </w:tc>
      </w:tr>
      <w:tr w:rsidR="0085389E" w14:paraId="777548E7" w14:textId="77777777">
        <w:trPr>
          <w:cantSplit/>
          <w:jc w:val="center"/>
        </w:trPr>
        <w:tc>
          <w:tcPr>
            <w:tcW w:w="1800" w:type="dxa"/>
            <w:shd w:val="clear" w:color="auto" w:fill="F3F6F8"/>
            <w:tcMar>
              <w:top w:w="75" w:type="dxa"/>
              <w:left w:w="95" w:type="dxa"/>
              <w:bottom w:w="75" w:type="dxa"/>
              <w:right w:w="95" w:type="dxa"/>
            </w:tcMar>
            <w:vAlign w:val="center"/>
          </w:tcPr>
          <w:p w14:paraId="649FB012" w14:textId="77777777" w:rsidR="0085389E" w:rsidRDefault="00000000" w:rsidP="00005F68">
            <w:pPr>
              <w:spacing w:after="20" w:line="259" w:lineRule="auto"/>
            </w:pPr>
            <w:r>
              <w:rPr>
                <w:sz w:val="19"/>
              </w:rPr>
              <w:t>판단보류</w:t>
            </w:r>
          </w:p>
        </w:tc>
        <w:tc>
          <w:tcPr>
            <w:tcW w:w="8424" w:type="dxa"/>
            <w:shd w:val="clear" w:color="auto" w:fill="F3F6F8"/>
            <w:tcMar>
              <w:top w:w="75" w:type="dxa"/>
              <w:left w:w="95" w:type="dxa"/>
              <w:bottom w:w="75" w:type="dxa"/>
              <w:right w:w="95" w:type="dxa"/>
            </w:tcMar>
            <w:vAlign w:val="center"/>
          </w:tcPr>
          <w:p w14:paraId="5D328DC3" w14:textId="77777777" w:rsidR="0085389E" w:rsidRDefault="00000000" w:rsidP="00005F68">
            <w:pPr>
              <w:spacing w:after="20" w:line="259" w:lineRule="auto"/>
              <w:rPr>
                <w:lang w:eastAsia="ko-KR"/>
              </w:rPr>
            </w:pPr>
            <w:r>
              <w:rPr>
                <w:sz w:val="19"/>
                <w:lang w:eastAsia="ko-KR"/>
              </w:rPr>
              <w:t>대응 구간·문맥·해석·축 적용 등의 불확실성 때문에 결정할 수 없습니다. 보류사유와 필요한 정보를 기록합니다.</w:t>
            </w:r>
          </w:p>
        </w:tc>
      </w:tr>
    </w:tbl>
    <w:p w14:paraId="697AC8AA" w14:textId="77777777" w:rsidR="0085389E" w:rsidRDefault="0085389E" w:rsidP="00005F68">
      <w:pPr>
        <w:spacing w:after="0"/>
        <w:rPr>
          <w:lang w:eastAsia="ko-KR"/>
        </w:rPr>
      </w:pPr>
    </w:p>
    <w:p w14:paraId="2671209D" w14:textId="498CBD41" w:rsidR="0085389E" w:rsidRDefault="00000000" w:rsidP="00005F68">
      <w:pPr>
        <w:rPr>
          <w:lang w:eastAsia="ko-KR"/>
        </w:rPr>
      </w:pPr>
      <w:r>
        <w:rPr>
          <w:b/>
          <w:lang w:eastAsia="ko-KR"/>
        </w:rPr>
        <w:t xml:space="preserve">N/A는 정보 부족을 뜻하지 않습니다. 평가할 현상은 있으나 자료가 부족한 경우에는 판단보류를 선택합니다. </w:t>
      </w:r>
      <w:ins w:id="9104" w:author="이민서" w:date="2026-10-27T12:00:00Z">
        <w:r>
          <w:rPr>
            <w:lang w:eastAsia="ko-KR"/>
          </w:rPr>
          <w:t xml:space="preserve"> 축별 N/A 조건은 아래 "축별 판단 질문"의 평가 대상 칸을 따릅니다.</w:t>
        </w:r>
      </w:ins>
    </w:p>
    <w:p w14:paraId="5CFCEE5E" w14:textId="77777777" w:rsidR="0085389E" w:rsidRDefault="00000000" w:rsidP="00005F68">
      <w:pPr>
        <w:rPr>
          <w:lang w:eastAsia="ko-KR"/>
        </w:rPr>
      </w:pPr>
      <w:r>
        <w:rPr>
          <w:lang w:eastAsia="ko-KR"/>
        </w:rPr>
        <w:t>축별 판정은 다른 축의 라벨을 복사하지 않고 각각의 근거를 확인한다는 뜻입니다. 여섯 축이 완전히 분리되어 있거나, 한 오류가 한 축에만 속한다는 뜻은 아닙니다.</w:t>
      </w:r>
    </w:p>
    <w:p>
      <w:pPr>
        <w:pStyle w:val="21"/>
        <w:rPr>
          <w:ins w:id="9100" w:author="이민서" w:date="2026-10-27T12:00:00Z"/>
          <w:lang w:eastAsia="ko-KR"/>
        </w:rPr>
      </w:pPr>
      <w:ins w:id="9101" w:author="이민서" w:date="2026-10-27T12:00:00Z">
        <w:r>
          <w:rPr>
            <w:lang w:eastAsia="ko-KR"/>
          </w:rPr>
          <w:t xml:space="preserve">축별 판단 질문</w:t>
        </w:r>
      </w:ins>
    </w:p>
    <w:p>
      <w:pPr>
        <w:rPr>
          <w:ins w:id="9102" w:author="이민서" w:date="2026-10-27T12:00:00Z"/>
          <w:lang w:eastAsia="ko-KR"/>
        </w:rPr>
      </w:pPr>
      <w:ins w:id="9103" w:author="이민서" w:date="2026-10-27T12:00:00Z">
        <w:r>
          <w:rPr>
            <w:lang w:eastAsia="ko-KR"/>
          </w:rPr>
          <w:t xml:space="preserve">각 축은 아래 질문에 순서대로 답하여 판정합니다. 먼저 "평가 대상" 칸에 해당하는 표현이 평가대상 문장에 있는지 확인하고, 없으면 N/A를 선택합니다. 질문에 답하는 과정이 보존 판정의 근거 확인입니다.</w:t>
        </w:r>
      </w:ins>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2900"/>
        <w:gridCol w:w="5824"/>
      </w:tblGrid>
      <w:tr>
        <w:trPr>
          <w:cantSplit/>
          <w:tblHeader/>
          <w:jc w:val="center"/>
          <w:ins w:id="9020" w:author="이민서" w:date="2026-10-27T12:00:00Z"/>
        </w:trPr>
        <w:tc>
          <w:tcPr>
            <w:tcW w:w="1500" w:type="dxa"/>
            <w:shd w:val="clear" w:color="auto" w:fill="243B53"/>
            <w:tcMar>
              <w:top w:w="75" w:type="dxa"/>
              <w:left w:w="95" w:type="dxa"/>
              <w:bottom w:w="75" w:type="dxa"/>
              <w:right w:w="95" w:type="dxa"/>
            </w:tcMar>
            <w:vAlign w:val="center"/>
          </w:tcPr>
          <w:p>
            <w:pPr>
              <w:spacing w:after="20" w:line="259" w:lineRule="auto"/>
              <w:rPr>
                <w:ins w:id="9021" w:author="이민서" w:date="2026-10-27T12:00:00Z"/>
                <w:lang w:eastAsia="ko-KR"/>
              </w:rPr>
            </w:pPr>
            <w:ins w:id="9022" w:author="이민서" w:date="2026-10-27T12:00:00Z">
              <w:r>
                <w:rPr>
                  <w:b/>
                  <w:bCs/>
                  <w:color w:val="FFFFFF"/>
                  <w:sz w:val="19"/>
                  <w:lang w:eastAsia="ko-KR"/>
                </w:rPr>
                <w:t xml:space="preserve">평가축</w:t>
              </w:r>
            </w:ins>
          </w:p>
        </w:tc>
        <w:tc>
          <w:tcPr>
            <w:tcW w:w="2900" w:type="dxa"/>
            <w:shd w:val="clear" w:color="auto" w:fill="243B53"/>
            <w:tcMar>
              <w:top w:w="75" w:type="dxa"/>
              <w:left w:w="95" w:type="dxa"/>
              <w:bottom w:w="75" w:type="dxa"/>
              <w:right w:w="95" w:type="dxa"/>
            </w:tcMar>
            <w:vAlign w:val="center"/>
          </w:tcPr>
          <w:p>
            <w:pPr>
              <w:spacing w:after="20" w:line="259" w:lineRule="auto"/>
              <w:rPr>
                <w:ins w:id="9023" w:author="이민서" w:date="2026-10-27T12:00:00Z"/>
                <w:lang w:eastAsia="ko-KR"/>
              </w:rPr>
            </w:pPr>
            <w:ins w:id="9024" w:author="이민서" w:date="2026-10-27T12:00:00Z">
              <w:r>
                <w:rPr>
                  <w:b/>
                  <w:bCs/>
                  <w:color w:val="FFFFFF"/>
                  <w:sz w:val="19"/>
                  <w:lang w:eastAsia="ko-KR"/>
                </w:rPr>
                <w:t xml:space="preserve">평가 대상(없으면 N/A)</w:t>
              </w:r>
            </w:ins>
          </w:p>
        </w:tc>
        <w:tc>
          <w:tcPr>
            <w:tcW w:w="5824" w:type="dxa"/>
            <w:shd w:val="clear" w:color="auto" w:fill="243B53"/>
            <w:tcMar>
              <w:top w:w="75" w:type="dxa"/>
              <w:left w:w="95" w:type="dxa"/>
              <w:bottom w:w="75" w:type="dxa"/>
              <w:right w:w="95" w:type="dxa"/>
            </w:tcMar>
            <w:vAlign w:val="center"/>
          </w:tcPr>
          <w:p>
            <w:pPr>
              <w:spacing w:after="20" w:line="259" w:lineRule="auto"/>
              <w:rPr>
                <w:ins w:id="9025" w:author="이민서" w:date="2026-10-27T12:00:00Z"/>
                <w:lang w:eastAsia="ko-KR"/>
              </w:rPr>
            </w:pPr>
            <w:ins w:id="9026" w:author="이민서" w:date="2026-10-27T12:00:00Z">
              <w:r>
                <w:rPr>
                  <w:b/>
                  <w:bCs/>
                  <w:color w:val="FFFFFF"/>
                  <w:sz w:val="19"/>
                  <w:lang w:eastAsia="ko-KR"/>
                </w:rPr>
                <w:t xml:space="preserve">판단 질문(순서대로)</w:t>
              </w:r>
            </w:ins>
          </w:p>
        </w:tc>
      </w:tr>
      <w:tr>
        <w:trPr>
          <w:cantSplit/>
          <w:jc w:val="center"/>
          <w:ins w:id="9027" w:author="이민서" w:date="2026-10-27T12:00:00Z"/>
        </w:trPr>
        <w:tc>
          <w:tcPr>
            <w:tcW w:w="1500" w:type="dxa"/>
            <w:shd w:val="clear" w:color="auto" w:fill="FFFFFF"/>
            <w:tcMar>
              <w:top w:w="75" w:type="dxa"/>
              <w:left w:w="95" w:type="dxa"/>
              <w:bottom w:w="75" w:type="dxa"/>
              <w:right w:w="95" w:type="dxa"/>
            </w:tcMar>
            <w:vAlign w:val="center"/>
          </w:tcPr>
          <w:p>
            <w:pPr>
              <w:spacing w:after="20" w:line="259" w:lineRule="auto"/>
              <w:rPr>
                <w:ins w:id="9028" w:author="이민서" w:date="2026-10-27T12:00:00Z"/>
                <w:lang w:eastAsia="ko-KR"/>
              </w:rPr>
            </w:pPr>
            <w:ins w:id="9029" w:author="이민서" w:date="2026-10-27T12:00:00Z">
              <w:r>
                <w:rPr>
                  <w:sz w:val="19"/>
                  <w:lang w:eastAsia="ko-KR"/>
                </w:rPr>
                <w:t xml:space="preserve">Semantic</w:t>
              </w:r>
            </w:ins>
          </w:p>
        </w:tc>
        <w:tc>
          <w:tcPr>
            <w:tcW w:w="2900" w:type="dxa"/>
            <w:shd w:val="clear" w:color="auto" w:fill="FFFFFF"/>
            <w:tcMar>
              <w:top w:w="75" w:type="dxa"/>
              <w:left w:w="95" w:type="dxa"/>
              <w:bottom w:w="75" w:type="dxa"/>
              <w:right w:w="95" w:type="dxa"/>
            </w:tcMar>
            <w:vAlign w:val="center"/>
          </w:tcPr>
          <w:p>
            <w:pPr>
              <w:spacing w:after="20" w:line="259" w:lineRule="auto"/>
              <w:rPr>
                <w:ins w:id="9030" w:author="이민서" w:date="2026-10-27T12:00:00Z"/>
                <w:lang w:eastAsia="ko-KR"/>
              </w:rPr>
            </w:pPr>
            <w:ins w:id="9031" w:author="이민서" w:date="2026-10-27T12:00:00Z">
              <w:r>
                <w:rPr>
                  <w:sz w:val="19"/>
                  <w:lang w:eastAsia="ko-KR"/>
                </w:rPr>
                <w:t xml:space="preserve">평가대상 문장이 표현한 내용 전체</w:t>
              </w:r>
            </w:ins>
          </w:p>
        </w:tc>
        <w:tc>
          <w:tcPr>
            <w:tcW w:w="5824" w:type="dxa"/>
            <w:shd w:val="clear" w:color="auto" w:fill="FFFFFF"/>
            <w:tcMar>
              <w:top w:w="75" w:type="dxa"/>
              <w:left w:w="95" w:type="dxa"/>
              <w:bottom w:w="75" w:type="dxa"/>
              <w:right w:w="95" w:type="dxa"/>
            </w:tcMar>
            <w:vAlign w:val="center"/>
          </w:tcPr>
          <w:p>
            <w:pPr>
              <w:spacing w:after="20" w:line="259" w:lineRule="auto"/>
              <w:rPr>
                <w:ins w:id="9032" w:author="이민서" w:date="2026-10-27T12:00:00Z"/>
                <w:lang w:eastAsia="ko-KR"/>
              </w:rPr>
            </w:pPr>
            <w:commentRangeStart w:id="1"/>
            <w:ins w:id="9033" w:author="이민서" w:date="2026-10-27T12:00:00Z">
              <w:r>
                <w:rPr>
                  <w:sz w:val="19"/>
                  <w:lang w:eastAsia="ko-KR"/>
                </w:rPr>
                <w:t xml:space="preserve">① 인물·대상·행위·수량·시간·부정·조건·인과·확실성 중 원문과 달라진 항목을 특정할 수 있습니까? 예 → 훼손</w:t>
              </w:r>
            </w:ins>
            <w:commentRangeEnd w:id="1"/>
            <w:ins w:id="9034" w:author="이민서" w:date="2026-10-27T12:00:00Z">
              <w:r>
                <w:commentReference w:id="1"/>
              </w:r>
            </w:ins>
          </w:p>
          <w:p>
            <w:pPr>
              <w:spacing w:after="20" w:line="259" w:lineRule="auto"/>
              <w:rPr>
                <w:ins w:id="9035" w:author="이민서" w:date="2026-10-27T12:00:00Z"/>
                <w:lang w:eastAsia="ko-KR"/>
              </w:rPr>
            </w:pPr>
            <w:ins w:id="9036" w:author="이민서" w:date="2026-10-27T12:00:00Z">
              <w:r>
                <w:rPr>
                  <w:sz w:val="19"/>
                  <w:lang w:eastAsia="ko-KR"/>
                </w:rPr>
                <w:t xml:space="preserve">② 달라진 것이 평가어의 정도뿐입니까? 예 → 보존 (예: harsh → "엄격한"). 단, 평가 내용 자체가 달라졌거나(예: 부정적 평가가 중립적인 말로 바뀜), 추측·기대가 가능성이나 단정으로 바뀌는 등 확실성이 달라졌으면 ①에 해당하므로 훼손입니다.</w:t>
              </w:r>
            </w:ins>
          </w:p>
          <w:p>
            <w:pPr>
              <w:spacing w:after="20" w:line="259" w:lineRule="auto"/>
              <w:rPr>
                <w:ins w:id="9037" w:author="이민서" w:date="2026-10-27T12:00:00Z"/>
                <w:lang w:eastAsia="ko-KR"/>
              </w:rPr>
            </w:pPr>
            <w:ins w:id="9038" w:author="이민서" w:date="2026-10-27T12:00:00Z">
              <w:r>
                <w:rPr>
                  <w:sz w:val="19"/>
                  <w:lang w:eastAsia="ko-KR"/>
                </w:rPr>
                <w:t xml:space="preserve">표현 방식이나 어순이 달라도 같은 사태를 기술하면 보존입니다.</w:t>
              </w:r>
            </w:ins>
          </w:p>
        </w:tc>
      </w:tr>
      <w:tr>
        <w:trPr>
          <w:cantSplit/>
          <w:jc w:val="center"/>
          <w:ins w:id="9039" w:author="이민서" w:date="2026-10-27T12:00:00Z"/>
        </w:trPr>
        <w:tc>
          <w:tcPr>
            <w:tcW w:w="1500" w:type="dxa"/>
            <w:shd w:val="clear" w:color="auto" w:fill="F3F6F8"/>
            <w:tcMar>
              <w:top w:w="75" w:type="dxa"/>
              <w:left w:w="95" w:type="dxa"/>
              <w:bottom w:w="75" w:type="dxa"/>
              <w:right w:w="95" w:type="dxa"/>
            </w:tcMar>
            <w:vAlign w:val="center"/>
          </w:tcPr>
          <w:p>
            <w:pPr>
              <w:spacing w:after="20" w:line="259" w:lineRule="auto"/>
              <w:rPr>
                <w:ins w:id="9040" w:author="이민서" w:date="2026-10-27T12:00:00Z"/>
                <w:lang w:eastAsia="ko-KR"/>
              </w:rPr>
            </w:pPr>
            <w:ins w:id="9041" w:author="이민서" w:date="2026-10-27T12:00:00Z">
              <w:r>
                <w:rPr>
                  <w:sz w:val="19"/>
                  <w:lang w:eastAsia="ko-KR"/>
                </w:rPr>
                <w:t xml:space="preserve">Textual</w:t>
              </w:r>
            </w:ins>
          </w:p>
        </w:tc>
        <w:tc>
          <w:tcPr>
            <w:tcW w:w="2900" w:type="dxa"/>
            <w:shd w:val="clear" w:color="auto" w:fill="F3F6F8"/>
            <w:tcMar>
              <w:top w:w="75" w:type="dxa"/>
              <w:left w:w="95" w:type="dxa"/>
              <w:bottom w:w="75" w:type="dxa"/>
              <w:right w:w="95" w:type="dxa"/>
            </w:tcMar>
            <w:vAlign w:val="center"/>
          </w:tcPr>
          <w:p>
            <w:pPr>
              <w:spacing w:after="20" w:line="259" w:lineRule="auto"/>
              <w:rPr>
                <w:ins w:id="9042" w:author="이민서" w:date="2026-10-27T12:00:00Z"/>
                <w:lang w:eastAsia="ko-KR"/>
              </w:rPr>
            </w:pPr>
            <w:ins w:id="9043" w:author="이민서" w:date="2026-10-27T12:00:00Z">
              <w:r>
                <w:rPr>
                  <w:sz w:val="19"/>
                  <w:lang w:eastAsia="ko-KR"/>
                </w:rPr>
                <w:t xml:space="preserve">지시 표현(대명사·소유 관계), 문장 간 연결, 초점·범위 표현</w:t>
              </w:r>
            </w:ins>
          </w:p>
        </w:tc>
        <w:tc>
          <w:tcPr>
            <w:tcW w:w="5824" w:type="dxa"/>
            <w:shd w:val="clear" w:color="auto" w:fill="F3F6F8"/>
            <w:tcMar>
              <w:top w:w="75" w:type="dxa"/>
              <w:left w:w="95" w:type="dxa"/>
              <w:bottom w:w="75" w:type="dxa"/>
              <w:right w:w="95" w:type="dxa"/>
            </w:tcMar>
            <w:vAlign w:val="center"/>
          </w:tcPr>
          <w:p>
            <w:pPr>
              <w:spacing w:after="20" w:line="259" w:lineRule="auto"/>
              <w:rPr>
                <w:ins w:id="9044" w:author="이민서" w:date="2026-10-27T12:00:00Z"/>
                <w:lang w:eastAsia="ko-KR"/>
              </w:rPr>
            </w:pPr>
            <w:ins w:id="9045" w:author="이민서" w:date="2026-10-27T12:00:00Z">
              <w:r>
                <w:rPr>
                  <w:sz w:val="19"/>
                  <w:lang w:eastAsia="ko-KR"/>
                </w:rPr>
                <w:t xml:space="preserve">① 대명사나 소유 관계가 가리키는 대상이 바뀌었거나, 무엇을 가리키는지 알 수 없게 되었습니까?</w:t>
              </w:r>
            </w:ins>
          </w:p>
          <w:p>
            <w:pPr>
              <w:spacing w:after="20" w:line="259" w:lineRule="auto"/>
              <w:rPr>
                <w:ins w:id="9046" w:author="이민서" w:date="2026-10-27T12:00:00Z"/>
                <w:lang w:eastAsia="ko-KR"/>
              </w:rPr>
            </w:pPr>
            <w:ins w:id="9047" w:author="이민서" w:date="2026-10-27T12:00:00Z">
              <w:r>
                <w:rPr>
                  <w:sz w:val="19"/>
                  <w:lang w:eastAsia="ko-KR"/>
                </w:rPr>
                <w:t xml:space="preserve">② 대조·양보·조건·인과·시간 순서 같은 연결 관계가 바뀌었습니까? 연결어를 그대로 옮기지 않았어도 관계가 남아 있고 한국어로 자연스럽게 재구성되었으면 보존입니다.</w:t>
              </w:r>
            </w:ins>
          </w:p>
          <w:p>
            <w:pPr>
              <w:spacing w:after="20" w:line="259" w:lineRule="auto"/>
              <w:rPr>
                <w:ins w:id="9048" w:author="이민서" w:date="2026-10-27T12:00:00Z"/>
                <w:lang w:eastAsia="ko-KR"/>
              </w:rPr>
            </w:pPr>
            <w:ins w:id="9049" w:author="이민서" w:date="2026-10-27T12:00:00Z">
              <w:r>
                <w:rPr>
                  <w:sz w:val="19"/>
                  <w:lang w:eastAsia="ko-KR"/>
                </w:rPr>
                <w:t xml:space="preserve">③ only·even·as well·let alone처럼 초점이나 범위를 정하는 표현이 다른 대상에 붙거나 사라졌습니까?</w:t>
              </w:r>
            </w:ins>
          </w:p>
          <w:p>
            <w:pPr>
              <w:spacing w:after="20" w:line="259" w:lineRule="auto"/>
              <w:rPr>
                <w:ins w:id="9050" w:author="이민서" w:date="2026-10-27T12:00:00Z"/>
                <w:lang w:eastAsia="ko-KR"/>
              </w:rPr>
            </w:pPr>
            <w:ins w:id="9051" w:author="이민서" w:date="2026-10-27T12:00:00Z">
              <w:r>
                <w:rPr>
                  <w:sz w:val="19"/>
                  <w:lang w:eastAsia="ko-KR"/>
                </w:rPr>
                <w:t xml:space="preserve">하나라도 예 → 훼손. 내용이 단순히 빠진 것은 Semantic에서만 판정합니다.</w:t>
              </w:r>
            </w:ins>
          </w:p>
        </w:tc>
      </w:tr>
      <w:tr>
        <w:trPr>
          <w:cantSplit/>
          <w:jc w:val="center"/>
          <w:ins w:id="9052" w:author="이민서" w:date="2026-10-27T12:00:00Z"/>
        </w:trPr>
        <w:tc>
          <w:tcPr>
            <w:tcW w:w="1500" w:type="dxa"/>
            <w:shd w:val="clear" w:color="auto" w:fill="FFFFFF"/>
            <w:tcMar>
              <w:top w:w="75" w:type="dxa"/>
              <w:left w:w="95" w:type="dxa"/>
              <w:bottom w:w="75" w:type="dxa"/>
              <w:right w:w="95" w:type="dxa"/>
            </w:tcMar>
            <w:vAlign w:val="center"/>
          </w:tcPr>
          <w:p>
            <w:pPr>
              <w:spacing w:after="20" w:line="259" w:lineRule="auto"/>
              <w:rPr>
                <w:ins w:id="9053" w:author="이민서" w:date="2026-10-27T12:00:00Z"/>
                <w:lang w:eastAsia="ko-KR"/>
              </w:rPr>
            </w:pPr>
            <w:ins w:id="9054" w:author="이민서" w:date="2026-10-27T12:00:00Z">
              <w:r>
                <w:rPr>
                  <w:sz w:val="19"/>
                  <w:lang w:eastAsia="ko-KR"/>
                </w:rPr>
                <w:t xml:space="preserve">Context</w:t>
              </w:r>
            </w:ins>
          </w:p>
        </w:tc>
        <w:tc>
          <w:tcPr>
            <w:tcW w:w="2900" w:type="dxa"/>
            <w:shd w:val="clear" w:color="auto" w:fill="FFFFFF"/>
            <w:tcMar>
              <w:top w:w="75" w:type="dxa"/>
              <w:left w:w="95" w:type="dxa"/>
              <w:bottom w:w="75" w:type="dxa"/>
              <w:right w:w="95" w:type="dxa"/>
            </w:tcMar>
            <w:vAlign w:val="center"/>
          </w:tcPr>
          <w:p>
            <w:pPr>
              <w:spacing w:after="20" w:line="259" w:lineRule="auto"/>
              <w:rPr>
                <w:ins w:id="9055" w:author="이민서" w:date="2026-10-27T12:00:00Z"/>
                <w:lang w:eastAsia="ko-KR"/>
              </w:rPr>
            </w:pPr>
            <w:ins w:id="9056" w:author="이민서" w:date="2026-10-27T12:00:00Z">
              <w:r>
                <w:rPr>
                  <w:sz w:val="19"/>
                  <w:lang w:eastAsia="ko-KR"/>
                </w:rPr>
                <w:t xml:space="preserve">그 문장이 문맥에서 하는 일(설명·요청·지시·질문·경고·제안·반어 등)</w:t>
              </w:r>
            </w:ins>
          </w:p>
        </w:tc>
        <w:tc>
          <w:tcPr>
            <w:tcW w:w="5824" w:type="dxa"/>
            <w:shd w:val="clear" w:color="auto" w:fill="FFFFFF"/>
            <w:tcMar>
              <w:top w:w="75" w:type="dxa"/>
              <w:left w:w="95" w:type="dxa"/>
              <w:bottom w:w="75" w:type="dxa"/>
              <w:right w:w="95" w:type="dxa"/>
            </w:tcMar>
            <w:vAlign w:val="center"/>
          </w:tcPr>
          <w:p>
            <w:pPr>
              <w:spacing w:after="20" w:line="259" w:lineRule="auto"/>
              <w:rPr>
                <w:ins w:id="9057" w:author="이민서" w:date="2026-10-27T12:00:00Z"/>
                <w:lang w:eastAsia="ko-KR"/>
              </w:rPr>
            </w:pPr>
            <w:ins w:id="9058" w:author="이민서" w:date="2026-10-27T12:00:00Z">
              <w:r>
                <w:rPr>
                  <w:sz w:val="19"/>
                  <w:lang w:eastAsia="ko-KR"/>
                </w:rPr>
                <w:t xml:space="preserve">① 원문의 발화 기능이 번역문에서 다른 종류의 기능으로 바뀌었습니까? (지시 → 가능성 설명, 요청 → 능력 질문, 질책하는 수사의문 → 실제 질문 등) 예 → 훼손</w:t>
              </w:r>
            </w:ins>
          </w:p>
          <w:p>
            <w:pPr>
              <w:spacing w:after="20" w:line="259" w:lineRule="auto"/>
              <w:rPr>
                <w:ins w:id="9059" w:author="이민서" w:date="2026-10-27T12:00:00Z"/>
                <w:lang w:eastAsia="ko-KR"/>
              </w:rPr>
            </w:pPr>
            <w:ins w:id="9060" w:author="이민서" w:date="2026-10-27T12:00:00Z">
              <w:r>
                <w:rPr>
                  <w:sz w:val="19"/>
                  <w:lang w:eastAsia="ko-KR"/>
                </w:rPr>
                <w:t xml:space="preserve">② 기능의 종류는 같고 강도나 말투만 달라졌습니까? 예 → 보존. 지시·요청·권고는 모두 상대가 행동하도록 이끄는 말이므로 Context에서는 같은 종류로 봅니다. 의무·권고의 강도는 Deontic, 높임·격식은 Register에서 판정합니다.</w:t>
              </w:r>
            </w:ins>
          </w:p>
          <w:p>
            <w:pPr>
              <w:spacing w:after="20" w:line="259" w:lineRule="auto"/>
              <w:rPr>
                <w:ins w:id="9061" w:author="이민서" w:date="2026-10-27T12:00:00Z"/>
                <w:lang w:eastAsia="ko-KR"/>
              </w:rPr>
            </w:pPr>
            <w:ins w:id="9062" w:author="이민서" w:date="2026-10-27T12:00:00Z">
              <w:r>
                <w:rPr>
                  <w:sz w:val="19"/>
                  <w:lang w:eastAsia="ko-KR"/>
                </w:rPr>
                <w:t xml:space="preserve">번역이 독자에게 주는 실제 효과(설득력, 감정적 인상 등)는 판정하지 않습니다.</w:t>
              </w:r>
            </w:ins>
          </w:p>
        </w:tc>
      </w:tr>
      <w:tr>
        <w:trPr>
          <w:cantSplit/>
          <w:jc w:val="center"/>
          <w:ins w:id="9063" w:author="이민서" w:date="2026-10-27T12:00:00Z"/>
        </w:trPr>
        <w:tc>
          <w:tcPr>
            <w:tcW w:w="1500" w:type="dxa"/>
            <w:shd w:val="clear" w:color="auto" w:fill="F3F6F8"/>
            <w:tcMar>
              <w:top w:w="75" w:type="dxa"/>
              <w:left w:w="95" w:type="dxa"/>
              <w:bottom w:w="75" w:type="dxa"/>
              <w:right w:w="95" w:type="dxa"/>
            </w:tcMar>
            <w:vAlign w:val="center"/>
          </w:tcPr>
          <w:p>
            <w:pPr>
              <w:spacing w:after="20" w:line="259" w:lineRule="auto"/>
              <w:rPr>
                <w:ins w:id="9064" w:author="이민서" w:date="2026-10-27T12:00:00Z"/>
                <w:lang w:eastAsia="ko-KR"/>
              </w:rPr>
            </w:pPr>
            <w:ins w:id="9065" w:author="이민서" w:date="2026-10-27T12:00:00Z">
              <w:r>
                <w:rPr>
                  <w:sz w:val="19"/>
                  <w:lang w:eastAsia="ko-KR"/>
                </w:rPr>
                <w:t xml:space="preserve">Deontic</w:t>
              </w:r>
            </w:ins>
          </w:p>
        </w:tc>
        <w:tc>
          <w:tcPr>
            <w:tcW w:w="2900" w:type="dxa"/>
            <w:shd w:val="clear" w:color="auto" w:fill="F3F6F8"/>
            <w:tcMar>
              <w:top w:w="75" w:type="dxa"/>
              <w:left w:w="95" w:type="dxa"/>
              <w:bottom w:w="75" w:type="dxa"/>
              <w:right w:w="95" w:type="dxa"/>
            </w:tcMar>
            <w:vAlign w:val="center"/>
          </w:tcPr>
          <w:p>
            <w:pPr>
              <w:spacing w:after="20" w:line="259" w:lineRule="auto"/>
              <w:rPr>
                <w:ins w:id="9066" w:author="이민서" w:date="2026-10-27T12:00:00Z"/>
                <w:lang w:eastAsia="ko-KR"/>
              </w:rPr>
            </w:pPr>
            <w:ins w:id="9067" w:author="이민서" w:date="2026-10-27T12:00:00Z">
              <w:r>
                <w:rPr>
                  <w:sz w:val="19"/>
                  <w:lang w:eastAsia="ko-KR"/>
                </w:rPr>
                <w:t xml:space="preserve">누군가에게 의무·허가·금지·규범적 권고·자격 조건을 정하는 표현 (5절 "Deontic을 적용하는 문장" 표)</w:t>
              </w:r>
            </w:ins>
          </w:p>
        </w:tc>
        <w:tc>
          <w:tcPr>
            <w:tcW w:w="5824" w:type="dxa"/>
            <w:shd w:val="clear" w:color="auto" w:fill="F3F6F8"/>
            <w:tcMar>
              <w:top w:w="75" w:type="dxa"/>
              <w:left w:w="95" w:type="dxa"/>
              <w:bottom w:w="75" w:type="dxa"/>
              <w:right w:w="95" w:type="dxa"/>
            </w:tcMar>
            <w:vAlign w:val="center"/>
          </w:tcPr>
          <w:p>
            <w:pPr>
              <w:spacing w:after="20" w:line="259" w:lineRule="auto"/>
              <w:rPr>
                <w:ins w:id="9068" w:author="이민서" w:date="2026-10-27T12:00:00Z"/>
                <w:lang w:eastAsia="ko-KR"/>
              </w:rPr>
            </w:pPr>
            <w:ins w:id="9069" w:author="이민서" w:date="2026-10-27T12:00:00Z">
              <w:r>
                <w:rPr>
                  <w:sz w:val="19"/>
                  <w:lang w:eastAsia="ko-KR"/>
                </w:rPr>
                <w:t xml:space="preserve">① 의무·허가·금지 사이의 범주가 바뀌었거나, 요구가 선택 사항으로 읽힙니까?</w:t>
              </w:r>
            </w:ins>
          </w:p>
          <w:p>
            <w:pPr>
              <w:spacing w:after="20" w:line="259" w:lineRule="auto"/>
              <w:rPr>
                <w:ins w:id="9070" w:author="이민서" w:date="2026-10-27T12:00:00Z"/>
                <w:lang w:eastAsia="ko-KR"/>
              </w:rPr>
            </w:pPr>
            <w:ins w:id="9071" w:author="이민서" w:date="2026-10-27T12:00:00Z">
              <w:r>
                <w:rPr>
                  <w:sz w:val="19"/>
                  <w:lang w:eastAsia="ko-KR"/>
                </w:rPr>
                <w:t xml:space="preserve">② 규범을 받는 주체, 조건, 예외, 적용 범위가 바뀌었습니까?</w:t>
              </w:r>
            </w:ins>
          </w:p>
          <w:p>
            <w:pPr>
              <w:spacing w:after="20" w:line="259" w:lineRule="auto"/>
              <w:rPr>
                <w:ins w:id="9072" w:author="이민서" w:date="2026-10-27T12:00:00Z"/>
                <w:lang w:eastAsia="ko-KR"/>
              </w:rPr>
            </w:pPr>
            <w:ins w:id="9073" w:author="이민서" w:date="2026-10-27T12:00:00Z">
              <w:r>
                <w:rPr>
                  <w:sz w:val="19"/>
                  <w:lang w:eastAsia="ko-KR"/>
                </w:rPr>
                <w:t xml:space="preserve">하나라도 예 → 훼손. should를 "-해야 합니다"로 옮기는 것 같은 통상적 대응은 강도 훼손이 아닙니다.</w:t>
              </w:r>
            </w:ins>
          </w:p>
        </w:tc>
      </w:tr>
      <w:tr>
        <w:trPr>
          <w:cantSplit/>
          <w:jc w:val="center"/>
          <w:ins w:id="9074" w:author="이민서" w:date="2026-10-27T12:00:00Z"/>
        </w:trPr>
        <w:tc>
          <w:tcPr>
            <w:tcW w:w="1500" w:type="dxa"/>
            <w:shd w:val="clear" w:color="auto" w:fill="FFFFFF"/>
            <w:tcMar>
              <w:top w:w="75" w:type="dxa"/>
              <w:left w:w="95" w:type="dxa"/>
              <w:bottom w:w="75" w:type="dxa"/>
              <w:right w:w="95" w:type="dxa"/>
            </w:tcMar>
            <w:vAlign w:val="center"/>
          </w:tcPr>
          <w:p>
            <w:pPr>
              <w:spacing w:after="20" w:line="259" w:lineRule="auto"/>
              <w:rPr>
                <w:ins w:id="9075" w:author="이민서" w:date="2026-10-27T12:00:00Z"/>
                <w:lang w:eastAsia="ko-KR"/>
              </w:rPr>
            </w:pPr>
            <w:ins w:id="9076" w:author="이민서" w:date="2026-10-27T12:00:00Z">
              <w:r>
                <w:rPr>
                  <w:sz w:val="19"/>
                  <w:lang w:eastAsia="ko-KR"/>
                </w:rPr>
                <w:t xml:space="preserve">Register</w:t>
              </w:r>
            </w:ins>
          </w:p>
        </w:tc>
        <w:tc>
          <w:tcPr>
            <w:tcW w:w="2900" w:type="dxa"/>
            <w:shd w:val="clear" w:color="auto" w:fill="FFFFFF"/>
            <w:tcMar>
              <w:top w:w="75" w:type="dxa"/>
              <w:left w:w="95" w:type="dxa"/>
              <w:bottom w:w="75" w:type="dxa"/>
              <w:right w:w="95" w:type="dxa"/>
            </w:tcMar>
            <w:vAlign w:val="center"/>
          </w:tcPr>
          <w:p>
            <w:pPr>
              <w:spacing w:after="20" w:line="259" w:lineRule="auto"/>
              <w:rPr>
                <w:ins w:id="9077" w:author="이민서" w:date="2026-10-27T12:00:00Z"/>
                <w:lang w:eastAsia="ko-KR"/>
              </w:rPr>
            </w:pPr>
            <w:ins w:id="9078" w:author="이민서" w:date="2026-10-27T12:00:00Z">
              <w:r>
                <w:rPr>
                  <w:sz w:val="19"/>
                  <w:lang w:eastAsia="ko-KR"/>
                </w:rPr>
                <w:t xml:space="preserve">화자·청자·독자의 관계가 드러나는 높임·호칭·격식·태도</w:t>
              </w:r>
            </w:ins>
          </w:p>
        </w:tc>
        <w:tc>
          <w:tcPr>
            <w:tcW w:w="5824" w:type="dxa"/>
            <w:shd w:val="clear" w:color="auto" w:fill="FFFFFF"/>
            <w:tcMar>
              <w:top w:w="75" w:type="dxa"/>
              <w:left w:w="95" w:type="dxa"/>
              <w:bottom w:w="75" w:type="dxa"/>
              <w:right w:w="95" w:type="dxa"/>
            </w:tcMar>
            <w:vAlign w:val="center"/>
          </w:tcPr>
          <w:p>
            <w:pPr>
              <w:spacing w:after="20" w:line="259" w:lineRule="auto"/>
              <w:rPr>
                <w:ins w:id="9079" w:author="이민서" w:date="2026-10-27T12:00:00Z"/>
                <w:lang w:eastAsia="ko-KR"/>
              </w:rPr>
            </w:pPr>
            <w:ins w:id="9080" w:author="이민서" w:date="2026-10-27T12:00:00Z">
              <w:r>
                <w:rPr>
                  <w:sz w:val="19"/>
                  <w:lang w:eastAsia="ko-KR"/>
                </w:rPr>
                <w:t xml:space="preserve">① 번역문의 높임·호칭·격식이 평가조건과 문맥에 나타난 관계에 맞습니까? 영어에는 한국어식 높임 체계가 없으므로, 원문에 높임 표현이 있었는지가 아니라 그 관계에 맞는 높임인지로 판정합니다.</w:t>
              </w:r>
            </w:ins>
          </w:p>
          <w:p>
            <w:pPr>
              <w:spacing w:after="20" w:line="259" w:lineRule="auto"/>
              <w:rPr>
                <w:ins w:id="9081" w:author="이민서" w:date="2026-10-27T12:00:00Z"/>
                <w:lang w:eastAsia="ko-KR"/>
              </w:rPr>
            </w:pPr>
            <w:ins w:id="9082" w:author="이민서" w:date="2026-10-27T12:00:00Z">
              <w:r>
                <w:rPr>
                  <w:sz w:val="19"/>
                  <w:lang w:eastAsia="ko-KR"/>
                </w:rPr>
                <w:t xml:space="preserve">② 호칭이 관계를 바꾸거나 원문에 없는 역할을 덧붙였습니까? 친족 호칭이 실제 친족이 아닌 사람에게 친근하게 쓰인 경우도 확인합니다.</w:t>
              </w:r>
            </w:ins>
          </w:p>
          <w:p>
            <w:pPr>
              <w:spacing w:after="20" w:line="259" w:lineRule="auto"/>
              <w:rPr>
                <w:ins w:id="9083" w:author="이민서" w:date="2026-10-27T12:00:00Z"/>
                <w:lang w:eastAsia="ko-KR"/>
              </w:rPr>
            </w:pPr>
            <w:ins w:id="9084" w:author="이민서" w:date="2026-10-27T12:00:00Z">
              <w:r>
                <w:rPr>
                  <w:sz w:val="19"/>
                  <w:lang w:eastAsia="ko-KR"/>
                </w:rPr>
                <w:t xml:space="preserve">③ 비하·경멸·친밀함 같은 화자의 태도가 사라지거나 약해졌습니까?</w:t>
              </w:r>
            </w:ins>
          </w:p>
          <w:p>
            <w:pPr>
              <w:spacing w:after="20" w:line="259" w:lineRule="auto"/>
              <w:rPr>
                <w:ins w:id="9085" w:author="이민서" w:date="2026-10-27T12:00:00Z"/>
                <w:lang w:eastAsia="ko-KR"/>
              </w:rPr>
            </w:pPr>
            <w:ins w:id="9086" w:author="이민서" w:date="2026-10-27T12:00:00Z">
              <w:r>
                <w:rPr>
                  <w:sz w:val="19"/>
                  <w:lang w:eastAsia="ko-KR"/>
                </w:rPr>
                <w:t xml:space="preserve">관계를 알 수 없으면 판단보류로 두고 필요한 관계 정보를 적습니다. 어색함만으로는 훼손이 아닙니다.</w:t>
              </w:r>
            </w:ins>
          </w:p>
        </w:tc>
      </w:tr>
      <w:tr>
        <w:trPr>
          <w:cantSplit/>
          <w:jc w:val="center"/>
          <w:ins w:id="9087" w:author="이민서" w:date="2026-10-27T12:00:00Z"/>
        </w:trPr>
        <w:tc>
          <w:tcPr>
            <w:tcW w:w="1500" w:type="dxa"/>
            <w:shd w:val="clear" w:color="auto" w:fill="F3F6F8"/>
            <w:tcMar>
              <w:top w:w="75" w:type="dxa"/>
              <w:left w:w="95" w:type="dxa"/>
              <w:bottom w:w="75" w:type="dxa"/>
              <w:right w:w="95" w:type="dxa"/>
            </w:tcMar>
            <w:vAlign w:val="center"/>
          </w:tcPr>
          <w:p>
            <w:pPr>
              <w:spacing w:after="20" w:line="259" w:lineRule="auto"/>
              <w:rPr>
                <w:ins w:id="9088" w:author="이민서" w:date="2026-10-27T12:00:00Z"/>
                <w:lang w:eastAsia="ko-KR"/>
              </w:rPr>
            </w:pPr>
            <w:ins w:id="9089" w:author="이민서" w:date="2026-10-27T12:00:00Z">
              <w:r>
                <w:rPr>
                  <w:sz w:val="19"/>
                  <w:lang w:eastAsia="ko-KR"/>
                </w:rPr>
                <w:t xml:space="preserve">Cultural</w:t>
              </w:r>
            </w:ins>
          </w:p>
        </w:tc>
        <w:tc>
          <w:tcPr>
            <w:tcW w:w="2900" w:type="dxa"/>
            <w:shd w:val="clear" w:color="auto" w:fill="F3F6F8"/>
            <w:tcMar>
              <w:top w:w="75" w:type="dxa"/>
              <w:left w:w="95" w:type="dxa"/>
              <w:bottom w:w="75" w:type="dxa"/>
              <w:right w:w="95" w:type="dxa"/>
            </w:tcMar>
            <w:vAlign w:val="center"/>
          </w:tcPr>
          <w:p>
            <w:pPr>
              <w:spacing w:after="20" w:line="259" w:lineRule="auto"/>
              <w:rPr>
                <w:ins w:id="9090" w:author="이민서" w:date="2026-10-27T12:00:00Z"/>
                <w:lang w:eastAsia="ko-KR"/>
              </w:rPr>
            </w:pPr>
            <w:commentRangeStart w:id="3"/>
            <w:ins w:id="9091" w:author="이민서" w:date="2026-10-27T12:00:00Z">
              <w:r>
                <w:rPr>
                  <w:sz w:val="19"/>
                  <w:lang w:eastAsia="ko-KR"/>
                </w:rPr>
                <w:t xml:space="preserve">그 문화·제도에서 고유하게 쓰이는 대상: 제도·기관명과 분류, 법령 편제, 도량형·기간 단위, 날짜·통화 표기, 관습·예법, 비칭, 역사적 사물. 인명·지명만 있으면 N/A입니다.</w:t>
              </w:r>
            </w:ins>
            <w:commentRangeEnd w:id="3"/>
            <w:ins w:id="9092" w:author="이민서" w:date="2026-10-27T12:00:00Z">
              <w:r>
                <w:commentReference w:id="3"/>
              </w:r>
            </w:ins>
          </w:p>
        </w:tc>
        <w:tc>
          <w:tcPr>
            <w:tcW w:w="5824" w:type="dxa"/>
            <w:shd w:val="clear" w:color="auto" w:fill="F3F6F8"/>
            <w:tcMar>
              <w:top w:w="75" w:type="dxa"/>
              <w:left w:w="95" w:type="dxa"/>
              <w:bottom w:w="75" w:type="dxa"/>
              <w:right w:w="95" w:type="dxa"/>
            </w:tcMar>
            <w:vAlign w:val="center"/>
          </w:tcPr>
          <w:p>
            <w:pPr>
              <w:spacing w:after="20" w:line="259" w:lineRule="auto"/>
              <w:rPr>
                <w:ins w:id="9093" w:author="이민서" w:date="2026-10-27T12:00:00Z"/>
                <w:lang w:eastAsia="ko-KR"/>
              </w:rPr>
            </w:pPr>
            <w:commentRangeStart w:id="4"/>
            <w:ins w:id="9094" w:author="이민서" w:date="2026-10-27T12:00:00Z">
              <w:r>
                <w:rPr>
                  <w:sz w:val="19"/>
                  <w:lang w:eastAsia="ko-KR"/>
                </w:rPr>
                <w:t xml:space="preserve">① 번역이 원문과 같은 대상·제도를 가리킵니까? 다른 제도·단위로 바꾸었거나 다른 것으로 오역했으면 훼손입니다.</w:t>
              </w:r>
            </w:ins>
            <w:commentRangeEnd w:id="4"/>
            <w:ins w:id="9095" w:author="이민서" w:date="2026-10-27T12:00:00Z">
              <w:r>
                <w:commentReference w:id="4"/>
              </w:r>
            </w:ins>
          </w:p>
          <w:p>
            <w:pPr>
              <w:spacing w:after="20" w:line="259" w:lineRule="auto"/>
              <w:rPr>
                <w:ins w:id="9096" w:author="이민서" w:date="2026-10-27T12:00:00Z"/>
                <w:lang w:eastAsia="ko-KR"/>
              </w:rPr>
            </w:pPr>
            <w:ins w:id="9097" w:author="이민서" w:date="2026-10-27T12:00:00Z">
              <w:r>
                <w:rPr>
                  <w:sz w:val="19"/>
                  <w:lang w:eastAsia="ko-KR"/>
                </w:rPr>
                <w:t xml:space="preserve">② 한국어 독자가 문맥에서 그 의미를 이해할 수 있습니까? 통용 표기나 정확한 음역은 보존이고, 음역 때문에 무엇을 가리키는지 알 수 없게 되었으면 훼손입니다.</w:t>
              </w:r>
            </w:ins>
          </w:p>
          <w:p>
            <w:pPr>
              <w:spacing w:after="20" w:line="259" w:lineRule="auto"/>
              <w:rPr>
                <w:ins w:id="9098" w:author="이민서" w:date="2026-10-27T12:00:00Z"/>
                <w:lang w:eastAsia="ko-KR"/>
              </w:rPr>
            </w:pPr>
            <w:ins w:id="9099" w:author="이민서" w:date="2026-10-27T12:00:00Z">
              <w:r>
                <w:rPr>
                  <w:sz w:val="19"/>
                  <w:lang w:eastAsia="ko-KR"/>
                </w:rPr>
                <w:t xml:space="preserve">③ 날짜·통화·단위 표기가 평가조건이 요구한 로케일에 맞습니까?</w:t>
              </w:r>
            </w:ins>
          </w:p>
        </w:tc>
      </w:tr>
    </w:tbl>
    <w:p w14:paraId="6E5162FD" w14:textId="77777777" w:rsidR="0085389E" w:rsidRDefault="00000000" w:rsidP="00005F68">
      <w:pPr>
        <w:pStyle w:val="1"/>
        <w:pageBreakBefore/>
        <w:rPr>
          <w:lang w:eastAsia="ko-KR"/>
        </w:rPr>
      </w:pPr>
      <w:r>
        <w:rPr>
          <w:lang w:eastAsia="ko-KR"/>
        </w:rPr>
        <w:lastRenderedPageBreak/>
        <w:t>3 평가 시트의 입력 항목과 심각도</w:t>
      </w:r>
    </w:p>
    <w:p w14:paraId="434F71C1" w14:textId="77777777" w:rsidR="0085389E" w:rsidRDefault="00000000" w:rsidP="00005F68">
      <w:pPr>
        <w:rPr>
          <w:lang w:eastAsia="ko-KR"/>
        </w:rPr>
      </w:pPr>
      <w:r>
        <w:rPr>
          <w:lang w:eastAsia="ko-KR"/>
        </w:rPr>
        <w:t>평가 시트의 12개 열은 다음과 같이 사용합니다. 문항ID와 평가축은 미리 입력된 값을 확인하며, 판정과 심각도는 목록에서 선택합니다.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2160"/>
        <w:gridCol w:w="7488"/>
      </w:tblGrid>
      <w:tr w:rsidR="0085389E" w14:paraId="0498B80C" w14:textId="77777777">
        <w:trPr>
          <w:cantSplit/>
          <w:tblHeader/>
          <w:jc w:val="center"/>
        </w:trPr>
        <w:tc>
          <w:tcPr>
            <w:tcW w:w="576" w:type="dxa"/>
            <w:shd w:val="clear" w:color="auto" w:fill="243B53"/>
            <w:tcMar>
              <w:top w:w="75" w:type="dxa"/>
              <w:left w:w="95" w:type="dxa"/>
              <w:bottom w:w="75" w:type="dxa"/>
              <w:right w:w="95" w:type="dxa"/>
            </w:tcMar>
            <w:vAlign w:val="center"/>
          </w:tcPr>
          <w:p w14:paraId="59CBDDE4" w14:textId="77777777" w:rsidR="0085389E" w:rsidRDefault="00000000" w:rsidP="00005F68">
            <w:pPr>
              <w:spacing w:after="20" w:line="259" w:lineRule="auto"/>
            </w:pPr>
            <w:r>
              <w:rPr>
                <w:b/>
                <w:color w:val="FFFFFF"/>
                <w:sz w:val="19"/>
              </w:rPr>
              <w:t>열</w:t>
            </w:r>
          </w:p>
        </w:tc>
        <w:tc>
          <w:tcPr>
            <w:tcW w:w="2160" w:type="dxa"/>
            <w:shd w:val="clear" w:color="auto" w:fill="243B53"/>
            <w:tcMar>
              <w:top w:w="75" w:type="dxa"/>
              <w:left w:w="95" w:type="dxa"/>
              <w:bottom w:w="75" w:type="dxa"/>
              <w:right w:w="95" w:type="dxa"/>
            </w:tcMar>
            <w:vAlign w:val="center"/>
          </w:tcPr>
          <w:p w14:paraId="7D0C596D" w14:textId="77777777" w:rsidR="0085389E" w:rsidRDefault="00000000" w:rsidP="00005F68">
            <w:pPr>
              <w:spacing w:after="20" w:line="259" w:lineRule="auto"/>
            </w:pPr>
            <w:r>
              <w:rPr>
                <w:b/>
                <w:color w:val="FFFFFF"/>
                <w:sz w:val="19"/>
              </w:rPr>
              <w:t>항목</w:t>
            </w:r>
          </w:p>
        </w:tc>
        <w:tc>
          <w:tcPr>
            <w:tcW w:w="7488" w:type="dxa"/>
            <w:shd w:val="clear" w:color="auto" w:fill="243B53"/>
            <w:tcMar>
              <w:top w:w="75" w:type="dxa"/>
              <w:left w:w="95" w:type="dxa"/>
              <w:bottom w:w="75" w:type="dxa"/>
              <w:right w:w="95" w:type="dxa"/>
            </w:tcMar>
            <w:vAlign w:val="center"/>
          </w:tcPr>
          <w:p w14:paraId="5DCFB67D" w14:textId="77777777" w:rsidR="0085389E" w:rsidRDefault="00000000" w:rsidP="00005F68">
            <w:pPr>
              <w:spacing w:after="20" w:line="259" w:lineRule="auto"/>
            </w:pPr>
            <w:r>
              <w:rPr>
                <w:b/>
                <w:color w:val="FFFFFF"/>
                <w:sz w:val="19"/>
              </w:rPr>
              <w:t>입력 방법</w:t>
            </w:r>
          </w:p>
        </w:tc>
      </w:tr>
      <w:tr w:rsidR="0085389E" w14:paraId="01561D70" w14:textId="77777777">
        <w:trPr>
          <w:cantSplit/>
          <w:jc w:val="center"/>
        </w:trPr>
        <w:tc>
          <w:tcPr>
            <w:tcW w:w="576" w:type="dxa"/>
            <w:shd w:val="clear" w:color="auto" w:fill="FFFFFF"/>
            <w:tcMar>
              <w:top w:w="75" w:type="dxa"/>
              <w:left w:w="95" w:type="dxa"/>
              <w:bottom w:w="75" w:type="dxa"/>
              <w:right w:w="95" w:type="dxa"/>
            </w:tcMar>
            <w:vAlign w:val="center"/>
          </w:tcPr>
          <w:p w14:paraId="71D967A4" w14:textId="77777777" w:rsidR="0085389E" w:rsidRDefault="00000000" w:rsidP="00005F68">
            <w:pPr>
              <w:spacing w:after="20" w:line="259" w:lineRule="auto"/>
            </w:pPr>
            <w:r>
              <w:rPr>
                <w:sz w:val="19"/>
              </w:rPr>
              <w:t>A</w:t>
            </w:r>
          </w:p>
        </w:tc>
        <w:tc>
          <w:tcPr>
            <w:tcW w:w="2160" w:type="dxa"/>
            <w:shd w:val="clear" w:color="auto" w:fill="FFFFFF"/>
            <w:tcMar>
              <w:top w:w="75" w:type="dxa"/>
              <w:left w:w="95" w:type="dxa"/>
              <w:bottom w:w="75" w:type="dxa"/>
              <w:right w:w="95" w:type="dxa"/>
            </w:tcMar>
            <w:vAlign w:val="center"/>
          </w:tcPr>
          <w:p w14:paraId="3C6A0320" w14:textId="77777777" w:rsidR="0085389E" w:rsidRDefault="00000000" w:rsidP="00005F68">
            <w:pPr>
              <w:spacing w:after="20" w:line="259" w:lineRule="auto"/>
            </w:pPr>
            <w:r>
              <w:rPr>
                <w:sz w:val="19"/>
              </w:rPr>
              <w:t>문항ID</w:t>
            </w:r>
          </w:p>
        </w:tc>
        <w:tc>
          <w:tcPr>
            <w:tcW w:w="7488" w:type="dxa"/>
            <w:shd w:val="clear" w:color="auto" w:fill="FFFFFF"/>
            <w:tcMar>
              <w:top w:w="75" w:type="dxa"/>
              <w:left w:w="95" w:type="dxa"/>
              <w:bottom w:w="75" w:type="dxa"/>
              <w:right w:w="95" w:type="dxa"/>
            </w:tcMar>
            <w:vAlign w:val="center"/>
          </w:tcPr>
          <w:p w14:paraId="4A06C8E7" w14:textId="77777777" w:rsidR="0085389E" w:rsidRDefault="00000000" w:rsidP="00005F68">
            <w:pPr>
              <w:spacing w:after="20" w:line="259" w:lineRule="auto"/>
              <w:rPr>
                <w:lang w:eastAsia="ko-KR"/>
              </w:rPr>
            </w:pPr>
            <w:r>
              <w:rPr>
                <w:sz w:val="19"/>
                <w:lang w:eastAsia="ko-KR"/>
              </w:rPr>
              <w:t>문항 시트와 같은 ID인지 확인합니다.</w:t>
            </w:r>
          </w:p>
        </w:tc>
      </w:tr>
      <w:tr w:rsidR="0085389E" w14:paraId="1BE901DC" w14:textId="77777777">
        <w:trPr>
          <w:cantSplit/>
          <w:jc w:val="center"/>
        </w:trPr>
        <w:tc>
          <w:tcPr>
            <w:tcW w:w="576" w:type="dxa"/>
            <w:shd w:val="clear" w:color="auto" w:fill="F3F6F8"/>
            <w:tcMar>
              <w:top w:w="75" w:type="dxa"/>
              <w:left w:w="95" w:type="dxa"/>
              <w:bottom w:w="75" w:type="dxa"/>
              <w:right w:w="95" w:type="dxa"/>
            </w:tcMar>
            <w:vAlign w:val="center"/>
          </w:tcPr>
          <w:p w14:paraId="5FB40B28" w14:textId="77777777" w:rsidR="0085389E" w:rsidRDefault="00000000" w:rsidP="00005F68">
            <w:pPr>
              <w:spacing w:after="20" w:line="259" w:lineRule="auto"/>
            </w:pPr>
            <w:r>
              <w:rPr>
                <w:sz w:val="19"/>
              </w:rPr>
              <w:t>B</w:t>
            </w:r>
          </w:p>
        </w:tc>
        <w:tc>
          <w:tcPr>
            <w:tcW w:w="2160" w:type="dxa"/>
            <w:shd w:val="clear" w:color="auto" w:fill="F3F6F8"/>
            <w:tcMar>
              <w:top w:w="75" w:type="dxa"/>
              <w:left w:w="95" w:type="dxa"/>
              <w:bottom w:w="75" w:type="dxa"/>
              <w:right w:w="95" w:type="dxa"/>
            </w:tcMar>
            <w:vAlign w:val="center"/>
          </w:tcPr>
          <w:p w14:paraId="191CE396" w14:textId="77777777" w:rsidR="0085389E" w:rsidRDefault="00000000" w:rsidP="00005F68">
            <w:pPr>
              <w:spacing w:after="20" w:line="259" w:lineRule="auto"/>
            </w:pPr>
            <w:r>
              <w:rPr>
                <w:sz w:val="19"/>
              </w:rPr>
              <w:t>평가축</w:t>
            </w:r>
          </w:p>
        </w:tc>
        <w:tc>
          <w:tcPr>
            <w:tcW w:w="7488" w:type="dxa"/>
            <w:shd w:val="clear" w:color="auto" w:fill="F3F6F8"/>
            <w:tcMar>
              <w:top w:w="75" w:type="dxa"/>
              <w:left w:w="95" w:type="dxa"/>
              <w:bottom w:w="75" w:type="dxa"/>
              <w:right w:w="95" w:type="dxa"/>
            </w:tcMar>
            <w:vAlign w:val="center"/>
          </w:tcPr>
          <w:p w14:paraId="0453BF92" w14:textId="4AB0A7AC" w:rsidR="0085389E" w:rsidRDefault="001C562B" w:rsidP="00005F68">
            <w:pPr>
              <w:spacing w:after="20" w:line="259" w:lineRule="auto"/>
              <w:rPr>
                <w:lang w:eastAsia="ko-KR"/>
              </w:rPr>
            </w:pPr>
            <w:r>
              <w:rPr>
                <w:rFonts w:hint="eastAsia"/>
                <w:sz w:val="19"/>
                <w:lang w:eastAsia="ko-KR"/>
              </w:rPr>
              <w:t>-</w:t>
            </w:r>
          </w:p>
        </w:tc>
      </w:tr>
      <w:tr w:rsidR="0085389E" w14:paraId="4A509662" w14:textId="77777777">
        <w:trPr>
          <w:cantSplit/>
          <w:jc w:val="center"/>
        </w:trPr>
        <w:tc>
          <w:tcPr>
            <w:tcW w:w="576" w:type="dxa"/>
            <w:shd w:val="clear" w:color="auto" w:fill="FFFFFF"/>
            <w:tcMar>
              <w:top w:w="75" w:type="dxa"/>
              <w:left w:w="95" w:type="dxa"/>
              <w:bottom w:w="75" w:type="dxa"/>
              <w:right w:w="95" w:type="dxa"/>
            </w:tcMar>
            <w:vAlign w:val="center"/>
          </w:tcPr>
          <w:p w14:paraId="54F902C7" w14:textId="77777777" w:rsidR="0085389E" w:rsidRDefault="00000000" w:rsidP="00005F68">
            <w:pPr>
              <w:spacing w:after="20" w:line="259" w:lineRule="auto"/>
            </w:pPr>
            <w:r>
              <w:rPr>
                <w:sz w:val="19"/>
              </w:rPr>
              <w:t>C</w:t>
            </w:r>
          </w:p>
        </w:tc>
        <w:tc>
          <w:tcPr>
            <w:tcW w:w="2160" w:type="dxa"/>
            <w:shd w:val="clear" w:color="auto" w:fill="FFFFFF"/>
            <w:tcMar>
              <w:top w:w="75" w:type="dxa"/>
              <w:left w:w="95" w:type="dxa"/>
              <w:bottom w:w="75" w:type="dxa"/>
              <w:right w:w="95" w:type="dxa"/>
            </w:tcMar>
            <w:vAlign w:val="center"/>
          </w:tcPr>
          <w:p w14:paraId="6FEC6C6C" w14:textId="77777777" w:rsidR="0085389E" w:rsidRDefault="00000000" w:rsidP="00005F68">
            <w:pPr>
              <w:spacing w:after="20" w:line="259" w:lineRule="auto"/>
            </w:pPr>
            <w:r>
              <w:rPr>
                <w:sz w:val="19"/>
              </w:rPr>
              <w:t>판정</w:t>
            </w:r>
          </w:p>
        </w:tc>
        <w:tc>
          <w:tcPr>
            <w:tcW w:w="7488" w:type="dxa"/>
            <w:shd w:val="clear" w:color="auto" w:fill="FFFFFF"/>
            <w:tcMar>
              <w:top w:w="75" w:type="dxa"/>
              <w:left w:w="95" w:type="dxa"/>
              <w:bottom w:w="75" w:type="dxa"/>
              <w:right w:w="95" w:type="dxa"/>
            </w:tcMar>
            <w:vAlign w:val="center"/>
          </w:tcPr>
          <w:p w14:paraId="5C086D29" w14:textId="77777777" w:rsidR="0085389E" w:rsidRDefault="00000000" w:rsidP="00005F68">
            <w:pPr>
              <w:spacing w:after="20" w:line="259" w:lineRule="auto"/>
              <w:rPr>
                <w:lang w:eastAsia="ko-KR"/>
              </w:rPr>
            </w:pPr>
            <w:r>
              <w:rPr>
                <w:sz w:val="19"/>
                <w:lang w:eastAsia="ko-KR"/>
              </w:rPr>
              <w:t>최초 판정을 선택합니다. 논의 후에도 덮어쓰지 않습니다.</w:t>
            </w:r>
          </w:p>
        </w:tc>
      </w:tr>
      <w:tr w:rsidR="0085389E" w14:paraId="375DAE8B" w14:textId="77777777">
        <w:trPr>
          <w:cantSplit/>
          <w:jc w:val="center"/>
        </w:trPr>
        <w:tc>
          <w:tcPr>
            <w:tcW w:w="576" w:type="dxa"/>
            <w:shd w:val="clear" w:color="auto" w:fill="F3F6F8"/>
            <w:tcMar>
              <w:top w:w="75" w:type="dxa"/>
              <w:left w:w="95" w:type="dxa"/>
              <w:bottom w:w="75" w:type="dxa"/>
              <w:right w:w="95" w:type="dxa"/>
            </w:tcMar>
            <w:vAlign w:val="center"/>
          </w:tcPr>
          <w:p w14:paraId="10A61B4D" w14:textId="77777777" w:rsidR="0085389E" w:rsidRDefault="00000000" w:rsidP="00005F68">
            <w:pPr>
              <w:spacing w:after="20" w:line="259" w:lineRule="auto"/>
            </w:pPr>
            <w:r>
              <w:rPr>
                <w:sz w:val="19"/>
              </w:rPr>
              <w:t>D</w:t>
            </w:r>
          </w:p>
        </w:tc>
        <w:tc>
          <w:tcPr>
            <w:tcW w:w="2160" w:type="dxa"/>
            <w:shd w:val="clear" w:color="auto" w:fill="F3F6F8"/>
            <w:tcMar>
              <w:top w:w="75" w:type="dxa"/>
              <w:left w:w="95" w:type="dxa"/>
              <w:bottom w:w="75" w:type="dxa"/>
              <w:right w:w="95" w:type="dxa"/>
            </w:tcMar>
            <w:vAlign w:val="center"/>
          </w:tcPr>
          <w:p w14:paraId="4F720973" w14:textId="77777777" w:rsidR="0085389E" w:rsidRDefault="00000000" w:rsidP="00005F68">
            <w:pPr>
              <w:spacing w:after="20" w:line="259" w:lineRule="auto"/>
            </w:pPr>
            <w:r>
              <w:rPr>
                <w:sz w:val="19"/>
              </w:rPr>
              <w:t>심각도</w:t>
            </w:r>
          </w:p>
        </w:tc>
        <w:tc>
          <w:tcPr>
            <w:tcW w:w="7488" w:type="dxa"/>
            <w:shd w:val="clear" w:color="auto" w:fill="F3F6F8"/>
            <w:tcMar>
              <w:top w:w="75" w:type="dxa"/>
              <w:left w:w="95" w:type="dxa"/>
              <w:bottom w:w="75" w:type="dxa"/>
              <w:right w:w="95" w:type="dxa"/>
            </w:tcMar>
            <w:vAlign w:val="center"/>
          </w:tcPr>
          <w:p w14:paraId="64E16E9F" w14:textId="77777777" w:rsidR="0085389E" w:rsidRDefault="00000000" w:rsidP="00005F68">
            <w:pPr>
              <w:spacing w:after="20" w:line="259" w:lineRule="auto"/>
            </w:pPr>
            <w:r>
              <w:rPr>
                <w:sz w:val="19"/>
              </w:rPr>
              <w:t>C열이 훼손일 때만 minor·major·critical을 선택합니다.</w:t>
            </w:r>
          </w:p>
        </w:tc>
      </w:tr>
      <w:tr w:rsidR="0085389E" w14:paraId="7894A94B" w14:textId="77777777">
        <w:trPr>
          <w:cantSplit/>
          <w:jc w:val="center"/>
        </w:trPr>
        <w:tc>
          <w:tcPr>
            <w:tcW w:w="576" w:type="dxa"/>
            <w:shd w:val="clear" w:color="auto" w:fill="FFFFFF"/>
            <w:tcMar>
              <w:top w:w="75" w:type="dxa"/>
              <w:left w:w="95" w:type="dxa"/>
              <w:bottom w:w="75" w:type="dxa"/>
              <w:right w:w="95" w:type="dxa"/>
            </w:tcMar>
            <w:vAlign w:val="center"/>
          </w:tcPr>
          <w:p w14:paraId="1FFDC9BD" w14:textId="77777777" w:rsidR="0085389E" w:rsidRDefault="00000000" w:rsidP="00005F68">
            <w:pPr>
              <w:spacing w:after="20" w:line="259" w:lineRule="auto"/>
            </w:pPr>
            <w:r>
              <w:rPr>
                <w:sz w:val="19"/>
              </w:rPr>
              <w:t>E</w:t>
            </w:r>
          </w:p>
        </w:tc>
        <w:tc>
          <w:tcPr>
            <w:tcW w:w="2160" w:type="dxa"/>
            <w:shd w:val="clear" w:color="auto" w:fill="FFFFFF"/>
            <w:tcMar>
              <w:top w:w="75" w:type="dxa"/>
              <w:left w:w="95" w:type="dxa"/>
              <w:bottom w:w="75" w:type="dxa"/>
              <w:right w:w="95" w:type="dxa"/>
            </w:tcMar>
            <w:vAlign w:val="center"/>
          </w:tcPr>
          <w:p w14:paraId="663116D3" w14:textId="77777777" w:rsidR="0085389E" w:rsidRDefault="00000000" w:rsidP="00005F68">
            <w:pPr>
              <w:spacing w:after="20" w:line="259" w:lineRule="auto"/>
            </w:pPr>
            <w:r>
              <w:rPr>
                <w:sz w:val="19"/>
              </w:rPr>
              <w:t>오류ID</w:t>
            </w:r>
          </w:p>
        </w:tc>
        <w:tc>
          <w:tcPr>
            <w:tcW w:w="7488" w:type="dxa"/>
            <w:shd w:val="clear" w:color="auto" w:fill="FFFFFF"/>
            <w:tcMar>
              <w:top w:w="75" w:type="dxa"/>
              <w:left w:w="95" w:type="dxa"/>
              <w:bottom w:w="75" w:type="dxa"/>
              <w:right w:w="95" w:type="dxa"/>
            </w:tcMar>
            <w:vAlign w:val="center"/>
          </w:tcPr>
          <w:p w14:paraId="04457B37" w14:textId="77777777" w:rsidR="0085389E" w:rsidRDefault="00000000" w:rsidP="00005F68">
            <w:pPr>
              <w:spacing w:after="20" w:line="259" w:lineRule="auto"/>
              <w:rPr>
                <w:lang w:eastAsia="ko-KR"/>
              </w:rPr>
            </w:pPr>
            <w:r>
              <w:rPr>
                <w:sz w:val="19"/>
                <w:lang w:eastAsia="ko-KR"/>
              </w:rPr>
              <w:t>문항 안에서 E001, E002 순으로 부여합니다. 상세 규칙은 4절을 따릅니다.</w:t>
            </w:r>
          </w:p>
        </w:tc>
      </w:tr>
      <w:tr w:rsidR="0085389E" w14:paraId="2D8086A2" w14:textId="77777777">
        <w:trPr>
          <w:cantSplit/>
          <w:jc w:val="center"/>
        </w:trPr>
        <w:tc>
          <w:tcPr>
            <w:tcW w:w="576" w:type="dxa"/>
            <w:shd w:val="clear" w:color="auto" w:fill="F3F6F8"/>
            <w:tcMar>
              <w:top w:w="75" w:type="dxa"/>
              <w:left w:w="95" w:type="dxa"/>
              <w:bottom w:w="75" w:type="dxa"/>
              <w:right w:w="95" w:type="dxa"/>
            </w:tcMar>
            <w:vAlign w:val="center"/>
          </w:tcPr>
          <w:p w14:paraId="7A2FAAE9" w14:textId="77777777" w:rsidR="0085389E" w:rsidRDefault="00000000" w:rsidP="00005F68">
            <w:pPr>
              <w:spacing w:after="20" w:line="259" w:lineRule="auto"/>
            </w:pPr>
            <w:r>
              <w:rPr>
                <w:sz w:val="19"/>
              </w:rPr>
              <w:t>F</w:t>
            </w:r>
          </w:p>
        </w:tc>
        <w:tc>
          <w:tcPr>
            <w:tcW w:w="2160" w:type="dxa"/>
            <w:shd w:val="clear" w:color="auto" w:fill="F3F6F8"/>
            <w:tcMar>
              <w:top w:w="75" w:type="dxa"/>
              <w:left w:w="95" w:type="dxa"/>
              <w:bottom w:w="75" w:type="dxa"/>
              <w:right w:w="95" w:type="dxa"/>
            </w:tcMar>
            <w:vAlign w:val="center"/>
          </w:tcPr>
          <w:p w14:paraId="11BCB8D7" w14:textId="77777777" w:rsidR="0085389E" w:rsidRDefault="00000000" w:rsidP="00005F68">
            <w:pPr>
              <w:spacing w:after="20" w:line="259" w:lineRule="auto"/>
            </w:pPr>
            <w:r>
              <w:rPr>
                <w:sz w:val="19"/>
              </w:rPr>
              <w:t>원문 근거구간</w:t>
            </w:r>
          </w:p>
        </w:tc>
        <w:tc>
          <w:tcPr>
            <w:tcW w:w="7488" w:type="dxa"/>
            <w:shd w:val="clear" w:color="auto" w:fill="F3F6F8"/>
            <w:tcMar>
              <w:top w:w="75" w:type="dxa"/>
              <w:left w:w="95" w:type="dxa"/>
              <w:bottom w:w="75" w:type="dxa"/>
              <w:right w:w="95" w:type="dxa"/>
            </w:tcMar>
            <w:vAlign w:val="center"/>
          </w:tcPr>
          <w:p w14:paraId="100BBDE4" w14:textId="77777777" w:rsidR="0085389E" w:rsidRDefault="00000000" w:rsidP="00005F68">
            <w:pPr>
              <w:spacing w:after="20" w:line="259" w:lineRule="auto"/>
              <w:rPr>
                <w:lang w:eastAsia="ko-KR"/>
              </w:rPr>
            </w:pPr>
            <w:r>
              <w:rPr>
                <w:sz w:val="19"/>
                <w:lang w:eastAsia="ko-KR"/>
              </w:rPr>
              <w:t>판정의 근거가 되는 원문 표현을 옮겨 적습니다.</w:t>
            </w:r>
          </w:p>
        </w:tc>
      </w:tr>
      <w:tr w:rsidR="0085389E" w14:paraId="21CB950F" w14:textId="77777777">
        <w:trPr>
          <w:cantSplit/>
          <w:jc w:val="center"/>
        </w:trPr>
        <w:tc>
          <w:tcPr>
            <w:tcW w:w="576" w:type="dxa"/>
            <w:shd w:val="clear" w:color="auto" w:fill="FFFFFF"/>
            <w:tcMar>
              <w:top w:w="75" w:type="dxa"/>
              <w:left w:w="95" w:type="dxa"/>
              <w:bottom w:w="75" w:type="dxa"/>
              <w:right w:w="95" w:type="dxa"/>
            </w:tcMar>
            <w:vAlign w:val="center"/>
          </w:tcPr>
          <w:p w14:paraId="36B9AE2C" w14:textId="77777777" w:rsidR="0085389E" w:rsidRDefault="00000000" w:rsidP="00005F68">
            <w:pPr>
              <w:spacing w:after="20" w:line="259" w:lineRule="auto"/>
            </w:pPr>
            <w:r>
              <w:rPr>
                <w:sz w:val="19"/>
              </w:rPr>
              <w:t>G</w:t>
            </w:r>
          </w:p>
        </w:tc>
        <w:tc>
          <w:tcPr>
            <w:tcW w:w="2160" w:type="dxa"/>
            <w:shd w:val="clear" w:color="auto" w:fill="FFFFFF"/>
            <w:tcMar>
              <w:top w:w="75" w:type="dxa"/>
              <w:left w:w="95" w:type="dxa"/>
              <w:bottom w:w="75" w:type="dxa"/>
              <w:right w:w="95" w:type="dxa"/>
            </w:tcMar>
            <w:vAlign w:val="center"/>
          </w:tcPr>
          <w:p w14:paraId="0C5BA61B" w14:textId="77777777" w:rsidR="0085389E" w:rsidRDefault="00000000" w:rsidP="00005F68">
            <w:pPr>
              <w:spacing w:after="20" w:line="259" w:lineRule="auto"/>
            </w:pPr>
            <w:r>
              <w:rPr>
                <w:sz w:val="19"/>
              </w:rPr>
              <w:t>번역문 근거구간</w:t>
            </w:r>
          </w:p>
        </w:tc>
        <w:tc>
          <w:tcPr>
            <w:tcW w:w="7488" w:type="dxa"/>
            <w:shd w:val="clear" w:color="auto" w:fill="FFFFFF"/>
            <w:tcMar>
              <w:top w:w="75" w:type="dxa"/>
              <w:left w:w="95" w:type="dxa"/>
              <w:bottom w:w="75" w:type="dxa"/>
              <w:right w:w="95" w:type="dxa"/>
            </w:tcMar>
            <w:vAlign w:val="center"/>
          </w:tcPr>
          <w:p w14:paraId="32FFFE4D" w14:textId="77777777" w:rsidR="0085389E" w:rsidRDefault="00000000" w:rsidP="00005F68">
            <w:pPr>
              <w:spacing w:after="20" w:line="259" w:lineRule="auto"/>
              <w:rPr>
                <w:lang w:eastAsia="ko-KR"/>
              </w:rPr>
            </w:pPr>
            <w:r>
              <w:rPr>
                <w:sz w:val="19"/>
                <w:lang w:eastAsia="ko-KR"/>
              </w:rPr>
              <w:t>대응하는 번역 표현을 옮겨 적습니다. 누락이면 “대응 구간 없음(누락)”으로 적습니다.</w:t>
            </w:r>
          </w:p>
        </w:tc>
      </w:tr>
      <w:tr w:rsidR="0085389E" w14:paraId="1EE3984D" w14:textId="77777777">
        <w:trPr>
          <w:cantSplit/>
          <w:jc w:val="center"/>
        </w:trPr>
        <w:tc>
          <w:tcPr>
            <w:tcW w:w="576" w:type="dxa"/>
            <w:shd w:val="clear" w:color="auto" w:fill="F3F6F8"/>
            <w:tcMar>
              <w:top w:w="75" w:type="dxa"/>
              <w:left w:w="95" w:type="dxa"/>
              <w:bottom w:w="75" w:type="dxa"/>
              <w:right w:w="95" w:type="dxa"/>
            </w:tcMar>
            <w:vAlign w:val="center"/>
          </w:tcPr>
          <w:p w14:paraId="1A22260F" w14:textId="77777777" w:rsidR="0085389E" w:rsidRDefault="00000000" w:rsidP="00005F68">
            <w:pPr>
              <w:spacing w:after="20" w:line="259" w:lineRule="auto"/>
            </w:pPr>
            <w:r>
              <w:rPr>
                <w:sz w:val="19"/>
              </w:rPr>
              <w:t>H</w:t>
            </w:r>
          </w:p>
        </w:tc>
        <w:tc>
          <w:tcPr>
            <w:tcW w:w="2160" w:type="dxa"/>
            <w:shd w:val="clear" w:color="auto" w:fill="F3F6F8"/>
            <w:tcMar>
              <w:top w:w="75" w:type="dxa"/>
              <w:left w:w="95" w:type="dxa"/>
              <w:bottom w:w="75" w:type="dxa"/>
              <w:right w:w="95" w:type="dxa"/>
            </w:tcMar>
            <w:vAlign w:val="center"/>
          </w:tcPr>
          <w:p w14:paraId="2B1ADD79" w14:textId="77777777" w:rsidR="0085389E" w:rsidRDefault="00000000" w:rsidP="00005F68">
            <w:pPr>
              <w:spacing w:after="20" w:line="259" w:lineRule="auto"/>
            </w:pPr>
            <w:r>
              <w:rPr>
                <w:sz w:val="19"/>
              </w:rPr>
              <w:t>판정이유/보류사유</w:t>
            </w:r>
          </w:p>
        </w:tc>
        <w:tc>
          <w:tcPr>
            <w:tcW w:w="7488" w:type="dxa"/>
            <w:shd w:val="clear" w:color="auto" w:fill="F3F6F8"/>
            <w:tcMar>
              <w:top w:w="75" w:type="dxa"/>
              <w:left w:w="95" w:type="dxa"/>
              <w:bottom w:w="75" w:type="dxa"/>
              <w:right w:w="95" w:type="dxa"/>
            </w:tcMar>
            <w:vAlign w:val="center"/>
          </w:tcPr>
          <w:p w14:paraId="40AF447F" w14:textId="77777777" w:rsidR="0085389E" w:rsidRDefault="00000000" w:rsidP="00005F68">
            <w:pPr>
              <w:spacing w:after="20" w:line="259" w:lineRule="auto"/>
              <w:rPr>
                <w:lang w:eastAsia="ko-KR"/>
              </w:rPr>
            </w:pPr>
            <w:r>
              <w:rPr>
                <w:sz w:val="19"/>
                <w:lang w:eastAsia="ko-KR"/>
              </w:rPr>
              <w:t>원문과 번역의 차이 또는 보류 이유·필요한 정보를 적습니다.</w:t>
            </w:r>
          </w:p>
        </w:tc>
      </w:tr>
      <w:tr w:rsidR="0085389E" w14:paraId="63336A3D" w14:textId="77777777">
        <w:trPr>
          <w:cantSplit/>
          <w:jc w:val="center"/>
        </w:trPr>
        <w:tc>
          <w:tcPr>
            <w:tcW w:w="576" w:type="dxa"/>
            <w:shd w:val="clear" w:color="auto" w:fill="FFFFFF"/>
            <w:tcMar>
              <w:top w:w="75" w:type="dxa"/>
              <w:left w:w="95" w:type="dxa"/>
              <w:bottom w:w="75" w:type="dxa"/>
              <w:right w:w="95" w:type="dxa"/>
            </w:tcMar>
            <w:vAlign w:val="center"/>
          </w:tcPr>
          <w:p w14:paraId="1C56857C" w14:textId="77777777" w:rsidR="0085389E" w:rsidRDefault="00000000" w:rsidP="00005F68">
            <w:pPr>
              <w:spacing w:after="20" w:line="259" w:lineRule="auto"/>
            </w:pPr>
            <w:r>
              <w:rPr>
                <w:sz w:val="19"/>
              </w:rPr>
              <w:t>I</w:t>
            </w:r>
          </w:p>
        </w:tc>
        <w:tc>
          <w:tcPr>
            <w:tcW w:w="2160" w:type="dxa"/>
            <w:shd w:val="clear" w:color="auto" w:fill="FFFFFF"/>
            <w:tcMar>
              <w:top w:w="75" w:type="dxa"/>
              <w:left w:w="95" w:type="dxa"/>
              <w:bottom w:w="75" w:type="dxa"/>
              <w:right w:w="95" w:type="dxa"/>
            </w:tcMar>
            <w:vAlign w:val="center"/>
          </w:tcPr>
          <w:p w14:paraId="3E4BB2C6" w14:textId="77777777" w:rsidR="0085389E" w:rsidRDefault="00000000" w:rsidP="00005F68">
            <w:pPr>
              <w:spacing w:after="20" w:line="259" w:lineRule="auto"/>
            </w:pPr>
            <w:r>
              <w:rPr>
                <w:sz w:val="19"/>
              </w:rPr>
              <w:t>최종판정</w:t>
            </w:r>
          </w:p>
        </w:tc>
        <w:tc>
          <w:tcPr>
            <w:tcW w:w="7488" w:type="dxa"/>
            <w:shd w:val="clear" w:color="auto" w:fill="FFFFFF"/>
            <w:tcMar>
              <w:top w:w="75" w:type="dxa"/>
              <w:left w:w="95" w:type="dxa"/>
              <w:bottom w:w="75" w:type="dxa"/>
              <w:right w:w="95" w:type="dxa"/>
            </w:tcMar>
            <w:vAlign w:val="center"/>
          </w:tcPr>
          <w:p w14:paraId="79162FC4" w14:textId="77777777" w:rsidR="0085389E" w:rsidRDefault="00000000" w:rsidP="00005F68">
            <w:pPr>
              <w:spacing w:after="20" w:line="259" w:lineRule="auto"/>
              <w:rPr>
                <w:lang w:eastAsia="ko-KR"/>
              </w:rPr>
            </w:pPr>
            <w:r>
              <w:rPr>
                <w:sz w:val="19"/>
                <w:lang w:eastAsia="ko-KR"/>
              </w:rPr>
              <w:t>논의 후 최종 결과를 기록합니다. 최초 평가에서는 비워둡니다.</w:t>
            </w:r>
          </w:p>
        </w:tc>
      </w:tr>
      <w:tr w:rsidR="0085389E" w14:paraId="3EE0DA62" w14:textId="77777777">
        <w:trPr>
          <w:cantSplit/>
          <w:jc w:val="center"/>
        </w:trPr>
        <w:tc>
          <w:tcPr>
            <w:tcW w:w="576" w:type="dxa"/>
            <w:shd w:val="clear" w:color="auto" w:fill="F3F6F8"/>
            <w:tcMar>
              <w:top w:w="75" w:type="dxa"/>
              <w:left w:w="95" w:type="dxa"/>
              <w:bottom w:w="75" w:type="dxa"/>
              <w:right w:w="95" w:type="dxa"/>
            </w:tcMar>
            <w:vAlign w:val="center"/>
          </w:tcPr>
          <w:p w14:paraId="467F7F8D" w14:textId="77777777" w:rsidR="0085389E" w:rsidRDefault="00000000" w:rsidP="00005F68">
            <w:pPr>
              <w:spacing w:after="20" w:line="259" w:lineRule="auto"/>
            </w:pPr>
            <w:r>
              <w:rPr>
                <w:sz w:val="19"/>
              </w:rPr>
              <w:t>J</w:t>
            </w:r>
          </w:p>
        </w:tc>
        <w:tc>
          <w:tcPr>
            <w:tcW w:w="2160" w:type="dxa"/>
            <w:shd w:val="clear" w:color="auto" w:fill="F3F6F8"/>
            <w:tcMar>
              <w:top w:w="75" w:type="dxa"/>
              <w:left w:w="95" w:type="dxa"/>
              <w:bottom w:w="75" w:type="dxa"/>
              <w:right w:w="95" w:type="dxa"/>
            </w:tcMar>
            <w:vAlign w:val="center"/>
          </w:tcPr>
          <w:p w14:paraId="244D1273" w14:textId="77777777" w:rsidR="0085389E" w:rsidRDefault="00000000" w:rsidP="00005F68">
            <w:pPr>
              <w:spacing w:after="20" w:line="259" w:lineRule="auto"/>
            </w:pPr>
            <w:r>
              <w:rPr>
                <w:sz w:val="19"/>
              </w:rPr>
              <w:t>최종 심각도</w:t>
            </w:r>
          </w:p>
        </w:tc>
        <w:tc>
          <w:tcPr>
            <w:tcW w:w="7488" w:type="dxa"/>
            <w:shd w:val="clear" w:color="auto" w:fill="F3F6F8"/>
            <w:tcMar>
              <w:top w:w="75" w:type="dxa"/>
              <w:left w:w="95" w:type="dxa"/>
              <w:bottom w:w="75" w:type="dxa"/>
              <w:right w:w="95" w:type="dxa"/>
            </w:tcMar>
            <w:vAlign w:val="center"/>
          </w:tcPr>
          <w:p w14:paraId="3BC99188" w14:textId="77777777" w:rsidR="0085389E" w:rsidRDefault="00000000" w:rsidP="00005F68">
            <w:pPr>
              <w:spacing w:after="20" w:line="259" w:lineRule="auto"/>
              <w:rPr>
                <w:lang w:eastAsia="ko-KR"/>
              </w:rPr>
            </w:pPr>
            <w:r>
              <w:rPr>
                <w:sz w:val="19"/>
                <w:lang w:eastAsia="ko-KR"/>
              </w:rPr>
              <w:t>최종판정이 훼손일 때만 선택합니다.</w:t>
            </w:r>
          </w:p>
        </w:tc>
      </w:tr>
      <w:tr w:rsidR="0085389E" w14:paraId="38879FDE" w14:textId="77777777">
        <w:trPr>
          <w:cantSplit/>
          <w:jc w:val="center"/>
        </w:trPr>
        <w:tc>
          <w:tcPr>
            <w:tcW w:w="576" w:type="dxa"/>
            <w:shd w:val="clear" w:color="auto" w:fill="FFFFFF"/>
            <w:tcMar>
              <w:top w:w="75" w:type="dxa"/>
              <w:left w:w="95" w:type="dxa"/>
              <w:bottom w:w="75" w:type="dxa"/>
              <w:right w:w="95" w:type="dxa"/>
            </w:tcMar>
            <w:vAlign w:val="center"/>
          </w:tcPr>
          <w:p w14:paraId="5326C27C" w14:textId="77777777" w:rsidR="0085389E" w:rsidRDefault="00000000" w:rsidP="00005F68">
            <w:pPr>
              <w:spacing w:after="20" w:line="259" w:lineRule="auto"/>
            </w:pPr>
            <w:r>
              <w:rPr>
                <w:sz w:val="19"/>
              </w:rPr>
              <w:t>K</w:t>
            </w:r>
          </w:p>
        </w:tc>
        <w:tc>
          <w:tcPr>
            <w:tcW w:w="2160" w:type="dxa"/>
            <w:shd w:val="clear" w:color="auto" w:fill="FFFFFF"/>
            <w:tcMar>
              <w:top w:w="75" w:type="dxa"/>
              <w:left w:w="95" w:type="dxa"/>
              <w:bottom w:w="75" w:type="dxa"/>
              <w:right w:w="95" w:type="dxa"/>
            </w:tcMar>
            <w:vAlign w:val="center"/>
          </w:tcPr>
          <w:p w14:paraId="10FFE392" w14:textId="77777777" w:rsidR="0085389E" w:rsidRDefault="00000000" w:rsidP="00005F68">
            <w:pPr>
              <w:spacing w:after="20" w:line="259" w:lineRule="auto"/>
            </w:pPr>
            <w:r>
              <w:rPr>
                <w:sz w:val="19"/>
              </w:rPr>
              <w:t>변경사유</w:t>
            </w:r>
          </w:p>
        </w:tc>
        <w:tc>
          <w:tcPr>
            <w:tcW w:w="7488" w:type="dxa"/>
            <w:shd w:val="clear" w:color="auto" w:fill="FFFFFF"/>
            <w:tcMar>
              <w:top w:w="75" w:type="dxa"/>
              <w:left w:w="95" w:type="dxa"/>
              <w:bottom w:w="75" w:type="dxa"/>
              <w:right w:w="95" w:type="dxa"/>
            </w:tcMar>
            <w:vAlign w:val="center"/>
          </w:tcPr>
          <w:p w14:paraId="43CA0752" w14:textId="77777777" w:rsidR="0085389E" w:rsidRDefault="00000000" w:rsidP="00005F68">
            <w:pPr>
              <w:spacing w:after="20" w:line="259" w:lineRule="auto"/>
              <w:rPr>
                <w:lang w:eastAsia="ko-KR"/>
              </w:rPr>
            </w:pPr>
            <w:r>
              <w:rPr>
                <w:sz w:val="19"/>
                <w:lang w:eastAsia="ko-KR"/>
              </w:rPr>
              <w:t>최초 판정 또는 심각도가 달라졌으면 이유를 기록합니다.</w:t>
            </w:r>
          </w:p>
        </w:tc>
      </w:tr>
      <w:tr w:rsidR="0085389E" w14:paraId="0136EB87" w14:textId="77777777">
        <w:trPr>
          <w:cantSplit/>
          <w:jc w:val="center"/>
        </w:trPr>
        <w:tc>
          <w:tcPr>
            <w:tcW w:w="576" w:type="dxa"/>
            <w:shd w:val="clear" w:color="auto" w:fill="F3F6F8"/>
            <w:tcMar>
              <w:top w:w="75" w:type="dxa"/>
              <w:left w:w="95" w:type="dxa"/>
              <w:bottom w:w="75" w:type="dxa"/>
              <w:right w:w="95" w:type="dxa"/>
            </w:tcMar>
            <w:vAlign w:val="center"/>
          </w:tcPr>
          <w:p w14:paraId="460CE1A3" w14:textId="77777777" w:rsidR="0085389E" w:rsidRDefault="00000000" w:rsidP="00005F68">
            <w:pPr>
              <w:spacing w:after="20" w:line="259" w:lineRule="auto"/>
            </w:pPr>
            <w:r>
              <w:rPr>
                <w:sz w:val="19"/>
              </w:rPr>
              <w:t>L</w:t>
            </w:r>
          </w:p>
        </w:tc>
        <w:tc>
          <w:tcPr>
            <w:tcW w:w="2160" w:type="dxa"/>
            <w:shd w:val="clear" w:color="auto" w:fill="F3F6F8"/>
            <w:tcMar>
              <w:top w:w="75" w:type="dxa"/>
              <w:left w:w="95" w:type="dxa"/>
              <w:bottom w:w="75" w:type="dxa"/>
              <w:right w:w="95" w:type="dxa"/>
            </w:tcMar>
            <w:vAlign w:val="center"/>
          </w:tcPr>
          <w:p w14:paraId="773909D2" w14:textId="77777777" w:rsidR="0085389E" w:rsidRDefault="00000000" w:rsidP="00005F68">
            <w:pPr>
              <w:spacing w:after="20" w:line="259" w:lineRule="auto"/>
            </w:pPr>
            <w:r>
              <w:rPr>
                <w:sz w:val="19"/>
              </w:rPr>
              <w:t>지침·문맥 의견</w:t>
            </w:r>
          </w:p>
        </w:tc>
        <w:tc>
          <w:tcPr>
            <w:tcW w:w="7488" w:type="dxa"/>
            <w:shd w:val="clear" w:color="auto" w:fill="F3F6F8"/>
            <w:tcMar>
              <w:top w:w="75" w:type="dxa"/>
              <w:left w:w="95" w:type="dxa"/>
              <w:bottom w:w="75" w:type="dxa"/>
              <w:right w:w="95" w:type="dxa"/>
            </w:tcMar>
            <w:vAlign w:val="center"/>
          </w:tcPr>
          <w:p w14:paraId="623AB4CC" w14:textId="77777777" w:rsidR="0085389E" w:rsidRDefault="00000000" w:rsidP="00005F68">
            <w:pPr>
              <w:spacing w:after="20" w:line="259" w:lineRule="auto"/>
              <w:rPr>
                <w:lang w:eastAsia="ko-KR"/>
              </w:rPr>
            </w:pPr>
            <w:r>
              <w:rPr>
                <w:sz w:val="19"/>
                <w:lang w:eastAsia="ko-KR"/>
              </w:rPr>
              <w:t>지침 해석, 추가 문맥, 정렬·생성붕괴 검토 요청 등을 적습니다.</w:t>
            </w:r>
          </w:p>
        </w:tc>
      </w:tr>
    </w:tbl>
    <w:p w14:paraId="2BE9716F" w14:textId="77777777" w:rsidR="0085389E" w:rsidRDefault="00000000" w:rsidP="00005F68">
      <w:pPr>
        <w:pStyle w:val="21"/>
        <w:rPr>
          <w:lang w:eastAsia="ko-KR"/>
        </w:rPr>
      </w:pPr>
      <w:r>
        <w:rPr>
          <w:lang w:eastAsia="ko-KR"/>
        </w:rPr>
        <w:t>심각도는 훼손 행에만 기록합니다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8712"/>
      </w:tblGrid>
      <w:tr w:rsidR="0085389E" w14:paraId="7A3398CA" w14:textId="77777777">
        <w:trPr>
          <w:cantSplit/>
          <w:tblHeader/>
          <w:jc w:val="center"/>
        </w:trPr>
        <w:tc>
          <w:tcPr>
            <w:tcW w:w="1512" w:type="dxa"/>
            <w:shd w:val="clear" w:color="auto" w:fill="243B53"/>
            <w:tcMar>
              <w:top w:w="75" w:type="dxa"/>
              <w:left w:w="95" w:type="dxa"/>
              <w:bottom w:w="75" w:type="dxa"/>
              <w:right w:w="95" w:type="dxa"/>
            </w:tcMar>
            <w:vAlign w:val="center"/>
          </w:tcPr>
          <w:p w14:paraId="35B17977" w14:textId="77777777" w:rsidR="0085389E" w:rsidRDefault="00000000" w:rsidP="00005F68">
            <w:pPr>
              <w:spacing w:after="20" w:line="259" w:lineRule="auto"/>
            </w:pPr>
            <w:r>
              <w:rPr>
                <w:b/>
                <w:color w:val="FFFFFF"/>
                <w:sz w:val="19"/>
              </w:rPr>
              <w:t>심각도</w:t>
            </w:r>
          </w:p>
        </w:tc>
        <w:tc>
          <w:tcPr>
            <w:tcW w:w="8712" w:type="dxa"/>
            <w:shd w:val="clear" w:color="auto" w:fill="243B53"/>
            <w:tcMar>
              <w:top w:w="75" w:type="dxa"/>
              <w:left w:w="95" w:type="dxa"/>
              <w:bottom w:w="75" w:type="dxa"/>
              <w:right w:w="95" w:type="dxa"/>
            </w:tcMar>
            <w:vAlign w:val="center"/>
          </w:tcPr>
          <w:p w14:paraId="748DAD05" w14:textId="77777777" w:rsidR="0085389E" w:rsidRDefault="00000000" w:rsidP="00005F68">
            <w:pPr>
              <w:spacing w:after="20" w:line="259" w:lineRule="auto"/>
            </w:pPr>
            <w:r>
              <w:rPr>
                <w:b/>
                <w:color w:val="FFFFFF"/>
                <w:sz w:val="19"/>
              </w:rPr>
              <w:t>판정 기준</w:t>
            </w:r>
          </w:p>
        </w:tc>
      </w:tr>
      <w:tr w:rsidR="0085389E" w14:paraId="59F80FF5" w14:textId="77777777">
        <w:trPr>
          <w:cantSplit/>
          <w:jc w:val="center"/>
        </w:trPr>
        <w:tc>
          <w:tcPr>
            <w:tcW w:w="1512" w:type="dxa"/>
            <w:shd w:val="clear" w:color="auto" w:fill="FFFFFF"/>
            <w:tcMar>
              <w:top w:w="75" w:type="dxa"/>
              <w:left w:w="95" w:type="dxa"/>
              <w:bottom w:w="75" w:type="dxa"/>
              <w:right w:w="95" w:type="dxa"/>
            </w:tcMar>
            <w:vAlign w:val="center"/>
          </w:tcPr>
          <w:p w14:paraId="287986E1" w14:textId="77777777" w:rsidR="0085389E" w:rsidRDefault="00000000" w:rsidP="00005F68">
            <w:pPr>
              <w:spacing w:after="20" w:line="259" w:lineRule="auto"/>
            </w:pPr>
            <w:r>
              <w:rPr>
                <w:sz w:val="19"/>
              </w:rPr>
              <w:t>minor</w:t>
            </w:r>
          </w:p>
        </w:tc>
        <w:tc>
          <w:tcPr>
            <w:tcW w:w="8712" w:type="dxa"/>
            <w:shd w:val="clear" w:color="auto" w:fill="FFFFFF"/>
            <w:tcMar>
              <w:top w:w="75" w:type="dxa"/>
              <w:left w:w="95" w:type="dxa"/>
              <w:bottom w:w="75" w:type="dxa"/>
              <w:right w:w="95" w:type="dxa"/>
            </w:tcMar>
            <w:vAlign w:val="center"/>
          </w:tcPr>
          <w:p w14:paraId="59382534" w14:textId="77777777" w:rsidR="0085389E" w:rsidRDefault="00000000" w:rsidP="00005F68">
            <w:pPr>
              <w:spacing w:after="20" w:line="259" w:lineRule="auto"/>
              <w:rPr>
                <w:lang w:eastAsia="ko-KR"/>
              </w:rPr>
            </w:pPr>
            <w:r>
              <w:rPr>
                <w:sz w:val="19"/>
                <w:lang w:eastAsia="ko-KR"/>
              </w:rPr>
              <w:t>부수적인 내용에 국한되며 핵심 이해나 필요한 행동을 바꾸지 않는 오류입니다.</w:t>
            </w:r>
          </w:p>
        </w:tc>
      </w:tr>
      <w:tr w:rsidR="0085389E" w14:paraId="182CA0A4" w14:textId="77777777">
        <w:trPr>
          <w:cantSplit/>
          <w:jc w:val="center"/>
        </w:trPr>
        <w:tc>
          <w:tcPr>
            <w:tcW w:w="1512" w:type="dxa"/>
            <w:shd w:val="clear" w:color="auto" w:fill="F3F6F8"/>
            <w:tcMar>
              <w:top w:w="75" w:type="dxa"/>
              <w:left w:w="95" w:type="dxa"/>
              <w:bottom w:w="75" w:type="dxa"/>
              <w:right w:w="95" w:type="dxa"/>
            </w:tcMar>
            <w:vAlign w:val="center"/>
          </w:tcPr>
          <w:p w14:paraId="1C892291" w14:textId="77777777" w:rsidR="0085389E" w:rsidRDefault="00000000" w:rsidP="00005F68">
            <w:pPr>
              <w:spacing w:after="20" w:line="259" w:lineRule="auto"/>
            </w:pPr>
            <w:r>
              <w:rPr>
                <w:sz w:val="19"/>
              </w:rPr>
              <w:t>major</w:t>
            </w:r>
          </w:p>
        </w:tc>
        <w:tc>
          <w:tcPr>
            <w:tcW w:w="8712" w:type="dxa"/>
            <w:shd w:val="clear" w:color="auto" w:fill="F3F6F8"/>
            <w:tcMar>
              <w:top w:w="75" w:type="dxa"/>
              <w:left w:w="95" w:type="dxa"/>
              <w:bottom w:w="75" w:type="dxa"/>
              <w:right w:w="95" w:type="dxa"/>
            </w:tcMar>
            <w:vAlign w:val="center"/>
          </w:tcPr>
          <w:p w14:paraId="53FFD21E" w14:textId="77777777" w:rsidR="0085389E" w:rsidRDefault="00000000" w:rsidP="00005F68">
            <w:pPr>
              <w:spacing w:after="20" w:line="259" w:lineRule="auto"/>
              <w:rPr>
                <w:lang w:eastAsia="ko-KR"/>
              </w:rPr>
            </w:pPr>
            <w:r>
              <w:rPr>
                <w:sz w:val="19"/>
                <w:lang w:eastAsia="ko-KR"/>
              </w:rPr>
              <w:t>핵심 의미·발화 기능·행동 조건이 달라져 독자의 이해나 수행에 영향을 주는 오류입니다. critical에 해당하는 심각한 피해의 근거는 확인되지 않은 경우입니다.</w:t>
            </w:r>
          </w:p>
        </w:tc>
      </w:tr>
      <w:tr w:rsidR="0085389E" w14:paraId="4F9E4B9E" w14:textId="77777777">
        <w:trPr>
          <w:cantSplit/>
          <w:jc w:val="center"/>
        </w:trPr>
        <w:tc>
          <w:tcPr>
            <w:tcW w:w="1512" w:type="dxa"/>
            <w:shd w:val="clear" w:color="auto" w:fill="FFFFFF"/>
            <w:tcMar>
              <w:top w:w="75" w:type="dxa"/>
              <w:left w:w="95" w:type="dxa"/>
              <w:bottom w:w="75" w:type="dxa"/>
              <w:right w:w="95" w:type="dxa"/>
            </w:tcMar>
            <w:vAlign w:val="center"/>
          </w:tcPr>
          <w:p w14:paraId="031B81F5" w14:textId="77777777" w:rsidR="0085389E" w:rsidRDefault="00000000" w:rsidP="00005F68">
            <w:pPr>
              <w:spacing w:after="20" w:line="259" w:lineRule="auto"/>
            </w:pPr>
            <w:r>
              <w:rPr>
                <w:sz w:val="19"/>
              </w:rPr>
              <w:t>critical</w:t>
            </w:r>
          </w:p>
        </w:tc>
        <w:tc>
          <w:tcPr>
            <w:tcW w:w="8712" w:type="dxa"/>
            <w:shd w:val="clear" w:color="auto" w:fill="FFFFFF"/>
            <w:tcMar>
              <w:top w:w="75" w:type="dxa"/>
              <w:left w:w="95" w:type="dxa"/>
              <w:bottom w:w="75" w:type="dxa"/>
              <w:right w:w="95" w:type="dxa"/>
            </w:tcMar>
            <w:vAlign w:val="center"/>
          </w:tcPr>
          <w:p w14:paraId="51554754" w14:textId="77777777" w:rsidR="0085389E" w:rsidRDefault="00000000" w:rsidP="00005F68">
            <w:pPr>
              <w:spacing w:after="20" w:line="259" w:lineRule="auto"/>
              <w:rPr>
                <w:lang w:eastAsia="ko-KR"/>
              </w:rPr>
            </w:pPr>
            <w:r>
              <w:rPr>
                <w:sz w:val="19"/>
                <w:lang w:eastAsia="ko-KR"/>
              </w:rPr>
              <w:t>명시된 사용 맥락에서 안전·권리·중대한 의사결정에 심각한 피해를 초래할 수 있는 오류입니다. 가능한 피해와 문맥상 근거를 함께 적습니다.</w:t>
            </w:r>
          </w:p>
        </w:tc>
      </w:tr>
    </w:tbl>
    <w:p w14:paraId="37EA90E5" w14:textId="61BAEDBF" w:rsidR="0085389E" w:rsidRDefault="00000000" w:rsidP="00005F68">
      <w:pPr>
        <w:rPr>
          <w:lang w:eastAsia="ko-KR"/>
        </w:rPr>
      </w:pPr>
      <w:r>
        <w:rPr>
          <w:lang w:eastAsia="ko-KR"/>
        </w:rPr>
        <w:lastRenderedPageBreak/>
        <w:t>문장이 어렵거나 오류가 많다는 이유만으로 critical을 선택하지 않습니다. 보존·N/A·판단보류 행은 심각도와 오류ID를 비워둡니다. 한 축에 여러 오류가 있으면 그 축에서 가장 높은 심각도를 선택</w:t>
      </w:r>
      <w:r>
        <w:rPr>
          <w:rFonts w:hint="eastAsia"/>
          <w:lang w:eastAsia="ko-KR"/>
        </w:rPr>
        <w:t>합니다.</w:t>
      </w:r>
    </w:p>
    <w:p>
      <w:pPr>
        <w:rPr>
          <w:ins w:id="9105" w:author="이민서" w:date="2026-10-27T12:00:00Z"/>
          <w:lang w:eastAsia="ko-KR"/>
        </w:rPr>
      </w:pPr>
      <w:ins w:id="9106" w:author="이민서" w:date="2026-10-27T12:00:00Z">
        <w:r>
          <w:rPr>
            <w:lang w:eastAsia="ko-KR"/>
          </w:rPr>
          <w:t xml:space="preserve">minor와 major는 두 질문으로 가립니다. ① 번역문만 읽은 독자가 문장의 요지를 다르게 이해하게 됩니까? ② 독자가 해야 할 행동이나 그 조건·대상을 다르게 이해하게 됩니까? </w:t>
        </w:r>
        <w:r>
          <w:rPr>
            <w:b/>
            <w:bCs/>
            <w:lang w:eastAsia="ko-KR"/>
          </w:rPr>
          <w:t xml:space="preserve">하나라도 예이면 major, 둘 다 아니면 minor</w:t>
        </w:r>
        <w:r>
          <w:rPr>
            <w:lang w:eastAsia="ko-KR"/>
          </w:rPr>
          <w:t xml:space="preserve">입니다.</w:t>
        </w:r>
      </w:ins>
    </w:p>
    <w:p>
      <w:pPr>
        <w:rPr>
          <w:ins w:id="9107" w:author="이민서" w:date="2026-10-27T12:00:00Z"/>
          <w:lang w:eastAsia="ko-KR"/>
        </w:rPr>
      </w:pPr>
      <w:ins w:id="9108" w:author="이민서" w:date="2026-10-27T12:00:00Z">
        <w:r>
          <w:rPr>
            <w:lang w:eastAsia="ko-KR"/>
          </w:rPr>
          <w:t xml:space="preserve">critical은 평가조건에 명시된 사용 맥락에서 안전·권리·중대한 결정에 피해를 줄 근거가 있을 때만 선택합니다. 예를 들어 학습자료에 실린 응급 처치 설명은 평가조건이 실제 처치 지침으로 쓰인다고 밝히지 않았다면 major까지 검토합니다. 법령·문헌의 식별 번호나 수치가 그대로 남아 독자가 원 자료를 찾을 수 있다면, 그 앞의 용어 오역은 대개 minor입니다.</w:t>
        </w:r>
      </w:ins>
    </w:p>
    <w:p w14:paraId="3CC574D0" w14:textId="77777777" w:rsidR="0085389E" w:rsidRDefault="00000000" w:rsidP="00005F68">
      <w:pPr>
        <w:pStyle w:val="1"/>
        <w:pageBreakBefore/>
        <w:rPr>
          <w:lang w:eastAsia="ko-KR"/>
        </w:rPr>
      </w:pPr>
      <w:r>
        <w:rPr>
          <w:lang w:eastAsia="ko-KR"/>
        </w:rPr>
        <w:lastRenderedPageBreak/>
        <w:t>4 오류ID와 근거 기록</w:t>
      </w:r>
    </w:p>
    <w:p w14:paraId="7E1F1E4F" w14:textId="77777777" w:rsidR="0085389E" w:rsidRDefault="00000000" w:rsidP="00005F68">
      <w:pPr>
        <w:rPr>
          <w:lang w:eastAsia="ko-KR"/>
        </w:rPr>
      </w:pPr>
      <w:r>
        <w:rPr>
          <w:lang w:eastAsia="ko-KR"/>
        </w:rPr>
        <w:t>오류ID는 문항 안에서 오류를 구분하는 번호입니다. 각 문항에서 E001부터 시작하며, 문항ID와 오류ID를 함께 사용해 식별합니다. 같은 번호를 썼다는 사실만으로 서로 다른 문항의 오류가 연결되지는 않습니다.</w:t>
      </w:r>
    </w:p>
    <w:p w14:paraId="0ADAB93C" w14:textId="77777777" w:rsidR="0085389E" w:rsidRDefault="00000000" w:rsidP="00005F68">
      <w:pPr>
        <w:pStyle w:val="21"/>
        <w:rPr>
          <w:lang w:eastAsia="ko-KR"/>
        </w:rPr>
      </w:pPr>
      <w:r>
        <w:rPr>
          <w:lang w:eastAsia="ko-KR"/>
        </w:rPr>
        <w:t>같은 오류는 같은 ID를 사용합니다</w:t>
      </w:r>
    </w:p>
    <w:p w14:paraId="0400E1EE" w14:textId="77777777" w:rsidR="0085389E" w:rsidRDefault="00000000" w:rsidP="00005F68">
      <w:pPr>
        <w:rPr>
          <w:lang w:eastAsia="ko-KR"/>
        </w:rPr>
      </w:pPr>
      <w:r>
        <w:rPr>
          <w:lang w:eastAsia="ko-KR"/>
        </w:rPr>
        <w:t>하나의 오류가 두 축에 영향을 주면 두 행에 같은 ID를 기록합니다. 예를 들어 연락받는 사람이 연락해야 하는 사람으로 바뀌었다면, Semantic에는 행위자·대상 관계의 변화, Deontic에는 행동 요구를 받는 주체의 변화를 각각 설명합니다.</w:t>
      </w:r>
    </w:p>
    <w:p w14:paraId="30E8249B" w14:textId="77777777" w:rsidR="0085389E" w:rsidRDefault="00000000" w:rsidP="00005F68">
      <w:pPr>
        <w:pStyle w:val="21"/>
        <w:rPr>
          <w:lang w:eastAsia="ko-KR"/>
        </w:rPr>
      </w:pPr>
      <w:r>
        <w:rPr>
          <w:lang w:eastAsia="ko-KR"/>
        </w:rPr>
        <w:t>다른 구간의 별개 오류는 E002로 구분합니다</w:t>
      </w:r>
    </w:p>
    <w:p w14:paraId="54D10A2D" w14:textId="77777777" w:rsidR="0085389E" w:rsidRDefault="00000000" w:rsidP="00005F68">
      <w:pPr>
        <w:rPr>
          <w:lang w:eastAsia="ko-KR"/>
        </w:rPr>
      </w:pPr>
      <w:r>
        <w:rPr>
          <w:b/>
          <w:lang w:eastAsia="ko-KR"/>
        </w:rPr>
        <w:t>이미 E001로 기록한 오류와 별개인 오류가 다른 구간에서 발견되면 E002를 부여합니다. 이후 별개 오류는 E003 순으로 기록합니다. 단순히 평가축이 달라졌다는 이유로 새 번호를 부여하지 않습니다.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696"/>
        <w:gridCol w:w="3528"/>
      </w:tblGrid>
      <w:tr w:rsidR="0085389E" w14:paraId="1DB56350" w14:textId="77777777">
        <w:trPr>
          <w:cantSplit/>
          <w:tblHeader/>
          <w:jc w:val="center"/>
        </w:trPr>
        <w:tc>
          <w:tcPr>
            <w:tcW w:w="6696" w:type="dxa"/>
            <w:shd w:val="clear" w:color="auto" w:fill="243B53"/>
            <w:tcMar>
              <w:top w:w="75" w:type="dxa"/>
              <w:left w:w="95" w:type="dxa"/>
              <w:bottom w:w="75" w:type="dxa"/>
              <w:right w:w="95" w:type="dxa"/>
            </w:tcMar>
            <w:vAlign w:val="center"/>
          </w:tcPr>
          <w:p w14:paraId="72803F34" w14:textId="77777777" w:rsidR="0085389E" w:rsidRDefault="00000000" w:rsidP="00005F68">
            <w:pPr>
              <w:spacing w:after="20" w:line="259" w:lineRule="auto"/>
            </w:pPr>
            <w:r>
              <w:rPr>
                <w:b/>
                <w:color w:val="FFFFFF"/>
                <w:sz w:val="19"/>
              </w:rPr>
              <w:t>상황</w:t>
            </w:r>
          </w:p>
        </w:tc>
        <w:tc>
          <w:tcPr>
            <w:tcW w:w="3528" w:type="dxa"/>
            <w:shd w:val="clear" w:color="auto" w:fill="243B53"/>
            <w:tcMar>
              <w:top w:w="75" w:type="dxa"/>
              <w:left w:w="95" w:type="dxa"/>
              <w:bottom w:w="75" w:type="dxa"/>
              <w:right w:w="95" w:type="dxa"/>
            </w:tcMar>
            <w:vAlign w:val="center"/>
          </w:tcPr>
          <w:p w14:paraId="3D05AC72" w14:textId="77777777" w:rsidR="0085389E" w:rsidRDefault="00000000" w:rsidP="00005F68">
            <w:pPr>
              <w:spacing w:after="20" w:line="259" w:lineRule="auto"/>
            </w:pPr>
            <w:r>
              <w:rPr>
                <w:b/>
                <w:color w:val="FFFFFF"/>
                <w:sz w:val="19"/>
              </w:rPr>
              <w:t>오류ID 기록</w:t>
            </w:r>
          </w:p>
        </w:tc>
      </w:tr>
      <w:tr w:rsidR="0085389E" w14:paraId="3B7CE661" w14:textId="77777777">
        <w:trPr>
          <w:cantSplit/>
          <w:jc w:val="center"/>
        </w:trPr>
        <w:tc>
          <w:tcPr>
            <w:tcW w:w="6696" w:type="dxa"/>
            <w:shd w:val="clear" w:color="auto" w:fill="FFFFFF"/>
            <w:tcMar>
              <w:top w:w="75" w:type="dxa"/>
              <w:left w:w="95" w:type="dxa"/>
              <w:bottom w:w="75" w:type="dxa"/>
              <w:right w:w="95" w:type="dxa"/>
            </w:tcMar>
            <w:vAlign w:val="center"/>
          </w:tcPr>
          <w:p w14:paraId="52AFBBFE" w14:textId="77777777" w:rsidR="0085389E" w:rsidRDefault="00000000" w:rsidP="00005F68">
            <w:pPr>
              <w:spacing w:after="20" w:line="259" w:lineRule="auto"/>
              <w:rPr>
                <w:lang w:eastAsia="ko-KR"/>
              </w:rPr>
            </w:pPr>
            <w:r>
              <w:rPr>
                <w:sz w:val="19"/>
                <w:lang w:eastAsia="ko-KR"/>
              </w:rPr>
              <w:t>같은 구간의 같은 오류가 Semantic과 Deontic을 함께 훼손</w:t>
            </w:r>
          </w:p>
        </w:tc>
        <w:tc>
          <w:tcPr>
            <w:tcW w:w="3528" w:type="dxa"/>
            <w:shd w:val="clear" w:color="auto" w:fill="FFFFFF"/>
            <w:tcMar>
              <w:top w:w="75" w:type="dxa"/>
              <w:left w:w="95" w:type="dxa"/>
              <w:bottom w:w="75" w:type="dxa"/>
              <w:right w:w="95" w:type="dxa"/>
            </w:tcMar>
            <w:vAlign w:val="center"/>
          </w:tcPr>
          <w:p w14:paraId="3ACBE780" w14:textId="77777777" w:rsidR="0085389E" w:rsidRDefault="00000000" w:rsidP="00005F68">
            <w:pPr>
              <w:spacing w:after="20" w:line="259" w:lineRule="auto"/>
            </w:pPr>
            <w:r>
              <w:rPr>
                <w:sz w:val="19"/>
              </w:rPr>
              <w:t>두 행 모두 E001</w:t>
            </w:r>
          </w:p>
        </w:tc>
      </w:tr>
      <w:tr w:rsidR="0085389E" w14:paraId="07DCC139" w14:textId="77777777">
        <w:trPr>
          <w:cantSplit/>
          <w:jc w:val="center"/>
        </w:trPr>
        <w:tc>
          <w:tcPr>
            <w:tcW w:w="6696" w:type="dxa"/>
            <w:shd w:val="clear" w:color="auto" w:fill="F3F6F8"/>
            <w:tcMar>
              <w:top w:w="75" w:type="dxa"/>
              <w:left w:w="95" w:type="dxa"/>
              <w:bottom w:w="75" w:type="dxa"/>
              <w:right w:w="95" w:type="dxa"/>
            </w:tcMar>
            <w:vAlign w:val="center"/>
          </w:tcPr>
          <w:p w14:paraId="419ED8A7" w14:textId="77777777" w:rsidR="0085389E" w:rsidRDefault="00000000" w:rsidP="00005F68">
            <w:pPr>
              <w:spacing w:after="20" w:line="259" w:lineRule="auto"/>
              <w:rPr>
                <w:lang w:eastAsia="ko-KR"/>
              </w:rPr>
            </w:pPr>
            <w:r>
              <w:rPr>
                <w:sz w:val="19"/>
                <w:lang w:eastAsia="ko-KR"/>
              </w:rPr>
              <w:t>같은 문장의 다른 구간에서 독립적인 수량 오역을 추가 발견</w:t>
            </w:r>
          </w:p>
        </w:tc>
        <w:tc>
          <w:tcPr>
            <w:tcW w:w="3528" w:type="dxa"/>
            <w:shd w:val="clear" w:color="auto" w:fill="F3F6F8"/>
            <w:tcMar>
              <w:top w:w="75" w:type="dxa"/>
              <w:left w:w="95" w:type="dxa"/>
              <w:bottom w:w="75" w:type="dxa"/>
              <w:right w:w="95" w:type="dxa"/>
            </w:tcMar>
            <w:vAlign w:val="center"/>
          </w:tcPr>
          <w:p w14:paraId="05EA481A" w14:textId="77777777" w:rsidR="0085389E" w:rsidRDefault="00000000" w:rsidP="00005F68">
            <w:pPr>
              <w:spacing w:after="20" w:line="259" w:lineRule="auto"/>
            </w:pPr>
            <w:r>
              <w:rPr>
                <w:sz w:val="19"/>
              </w:rPr>
              <w:t>새 오류에 E002</w:t>
            </w:r>
          </w:p>
        </w:tc>
      </w:tr>
      <w:tr w:rsidR="0085389E" w14:paraId="13EAA106" w14:textId="77777777">
        <w:trPr>
          <w:cantSplit/>
          <w:jc w:val="center"/>
        </w:trPr>
        <w:tc>
          <w:tcPr>
            <w:tcW w:w="6696" w:type="dxa"/>
            <w:shd w:val="clear" w:color="auto" w:fill="FFFFFF"/>
            <w:tcMar>
              <w:top w:w="75" w:type="dxa"/>
              <w:left w:w="95" w:type="dxa"/>
              <w:bottom w:w="75" w:type="dxa"/>
              <w:right w:w="95" w:type="dxa"/>
            </w:tcMar>
            <w:vAlign w:val="center"/>
          </w:tcPr>
          <w:p w14:paraId="3AED6EE4" w14:textId="77777777" w:rsidR="0085389E" w:rsidRDefault="00000000" w:rsidP="00005F68">
            <w:pPr>
              <w:spacing w:after="20" w:line="259" w:lineRule="auto"/>
              <w:rPr>
                <w:lang w:eastAsia="ko-KR"/>
              </w:rPr>
            </w:pPr>
            <w:r>
              <w:rPr>
                <w:sz w:val="19"/>
                <w:lang w:eastAsia="ko-KR"/>
              </w:rPr>
              <w:t>한 축에서 E001과 E002를 모두 확인</w:t>
            </w:r>
          </w:p>
        </w:tc>
        <w:tc>
          <w:tcPr>
            <w:tcW w:w="3528" w:type="dxa"/>
            <w:shd w:val="clear" w:color="auto" w:fill="FFFFFF"/>
            <w:tcMar>
              <w:top w:w="75" w:type="dxa"/>
              <w:left w:w="95" w:type="dxa"/>
              <w:bottom w:w="75" w:type="dxa"/>
              <w:right w:w="95" w:type="dxa"/>
            </w:tcMar>
            <w:vAlign w:val="center"/>
          </w:tcPr>
          <w:p w14:paraId="41C3E9BC" w14:textId="77777777" w:rsidR="0085389E" w:rsidRDefault="00000000" w:rsidP="00005F68">
            <w:pPr>
              <w:spacing w:after="20" w:line="259" w:lineRule="auto"/>
              <w:rPr>
                <w:lang w:eastAsia="ko-KR"/>
              </w:rPr>
            </w:pPr>
            <w:r>
              <w:rPr>
                <w:sz w:val="19"/>
                <w:lang w:eastAsia="ko-KR"/>
              </w:rPr>
              <w:t>오류ID 칸에 E001, E002를 나열</w:t>
            </w:r>
          </w:p>
        </w:tc>
      </w:tr>
      <w:tr w:rsidR="0085389E" w14:paraId="04109FEA" w14:textId="77777777">
        <w:trPr>
          <w:cantSplit/>
          <w:jc w:val="center"/>
        </w:trPr>
        <w:tc>
          <w:tcPr>
            <w:tcW w:w="6696" w:type="dxa"/>
            <w:shd w:val="clear" w:color="auto" w:fill="F3F6F8"/>
            <w:tcMar>
              <w:top w:w="75" w:type="dxa"/>
              <w:left w:w="95" w:type="dxa"/>
              <w:bottom w:w="75" w:type="dxa"/>
              <w:right w:w="95" w:type="dxa"/>
            </w:tcMar>
            <w:vAlign w:val="center"/>
          </w:tcPr>
          <w:p w14:paraId="2B3020D9" w14:textId="77777777" w:rsidR="0085389E" w:rsidRDefault="00000000" w:rsidP="00005F68">
            <w:pPr>
              <w:spacing w:after="20" w:line="259" w:lineRule="auto"/>
              <w:rPr>
                <w:lang w:eastAsia="ko-KR"/>
              </w:rPr>
            </w:pPr>
            <w:r>
              <w:rPr>
                <w:sz w:val="19"/>
                <w:lang w:eastAsia="ko-KR"/>
              </w:rPr>
              <w:t>다음 문항에서 첫 오류를 발견</w:t>
            </w:r>
          </w:p>
        </w:tc>
        <w:tc>
          <w:tcPr>
            <w:tcW w:w="3528" w:type="dxa"/>
            <w:shd w:val="clear" w:color="auto" w:fill="F3F6F8"/>
            <w:tcMar>
              <w:top w:w="75" w:type="dxa"/>
              <w:left w:w="95" w:type="dxa"/>
              <w:bottom w:w="75" w:type="dxa"/>
              <w:right w:w="95" w:type="dxa"/>
            </w:tcMar>
            <w:vAlign w:val="center"/>
          </w:tcPr>
          <w:p w14:paraId="7068EB1D" w14:textId="77777777" w:rsidR="0085389E" w:rsidRDefault="00000000" w:rsidP="00005F68">
            <w:pPr>
              <w:spacing w:after="20" w:line="259" w:lineRule="auto"/>
              <w:rPr>
                <w:lang w:eastAsia="ko-KR"/>
              </w:rPr>
            </w:pPr>
            <w:r>
              <w:rPr>
                <w:sz w:val="19"/>
                <w:lang w:eastAsia="ko-KR"/>
              </w:rPr>
              <w:t>다음 문항에서는 다시 E001부터 시작</w:t>
            </w:r>
          </w:p>
        </w:tc>
      </w:tr>
    </w:tbl>
    <w:p w14:paraId="0CD38889" w14:textId="77777777" w:rsidR="0085389E" w:rsidRDefault="0085389E" w:rsidP="00005F68">
      <w:pPr>
        <w:spacing w:after="0"/>
        <w:rPr>
          <w:lang w:eastAsia="ko-KR"/>
        </w:rPr>
      </w:pPr>
    </w:p>
    <w:p w14:paraId="2A29AFE9" w14:textId="77777777" w:rsidR="0085389E" w:rsidRDefault="00000000" w:rsidP="00005F68">
      <w:pPr>
        <w:pStyle w:val="21"/>
        <w:rPr>
          <w:lang w:eastAsia="ko-KR"/>
        </w:rPr>
      </w:pPr>
      <w:r>
        <w:rPr>
          <w:lang w:eastAsia="ko-KR"/>
        </w:rPr>
        <w:t>근거와 이유를 연결합니다</w:t>
      </w:r>
    </w:p>
    <w:p w14:paraId="1C4E43B4" w14:textId="77777777" w:rsidR="0085389E" w:rsidRDefault="00000000" w:rsidP="00005F68">
      <w:pPr>
        <w:rPr>
          <w:lang w:eastAsia="ko-KR"/>
        </w:rPr>
      </w:pPr>
      <w:r>
        <w:rPr>
          <w:lang w:eastAsia="ko-KR"/>
        </w:rPr>
        <w:t>각 축의 원문 근거구간과 번역문 근거구간을 따로 기록하고, 그 축에서 무엇이 달라졌는지 설명합니다. 한 행에 오류가 하나이면 근거·이유마다 ID를 반복할 필요는 없습니다. 한 행에 여러 오류가 있으면 E001: … / E002: …처럼 표시하여 대응을 구분합니다.</w:t>
      </w:r>
    </w:p>
    <w:p w14:paraId="018823DD" w14:textId="77777777" w:rsidR="0085389E" w:rsidRDefault="00000000" w:rsidP="00005F68">
      <w:pPr>
        <w:rPr>
          <w:lang w:eastAsia="ko-KR"/>
        </w:rPr>
      </w:pPr>
      <w:r>
        <w:rPr>
          <w:lang w:eastAsia="ko-KR"/>
        </w:rPr>
        <w:t>누락은 원문 구간과 “대응 구간 없음(누락)”을 기록합니다. 첨가는 번역문 구간과 “대응 구간 없음(첨가)”을 기록합니다. 여러 단어를 생략해 인용할 때는 …를 사용하며 원문·번역문의 표현을 임의로 고치지 않습니다.</w:t>
      </w:r>
    </w:p>
    <w:p w14:paraId="5ED49619" w14:textId="77777777" w:rsidR="0085389E" w:rsidRDefault="00000000" w:rsidP="00005F68">
      <w:pPr>
        <w:pStyle w:val="21"/>
        <w:rPr>
          <w:lang w:eastAsia="ko-KR"/>
        </w:rPr>
      </w:pPr>
      <w:r>
        <w:rPr>
          <w:lang w:eastAsia="ko-KR"/>
        </w:rPr>
        <w:t>보존과 보류를 기록하는 방법</w:t>
      </w:r>
    </w:p>
    <w:p w14:paraId="1C8F1B7F" w14:textId="6F36D8F6" w:rsidR="0085389E" w:rsidRDefault="00000000" w:rsidP="00005F68">
      <w:pPr>
        <w:rPr>
          <w:lang w:eastAsia="ko-KR"/>
        </w:rPr>
      </w:pPr>
      <w:r>
        <w:rPr>
          <w:lang w:eastAsia="ko-KR"/>
        </w:rPr>
        <w:t>보존·N/A는 상세 오류 근거를 작성하지 않아도 됩니다. 판단보류는 부족한 정보가 무엇인지 적습니다. 예를 들어 “호칭의 적절성을 판단하려면 화자와 청자의 관계 확인이 필요합니다”라고 기록합니다.</w:t>
      </w:r>
      <w:ins w:id="9109" w:author="이민서" w:date="2026-10-27T12:00:00Z">
        <w:r>
          <w:rPr>
            <w:lang w:eastAsia="ko-KR"/>
          </w:rPr>
          <w:t xml:space="preserve"> 판단 질문에 순서대로 답하는 과정이 보존 판정의 근거 확인이므로, 보존에 별도의 이유를 적지 않아도 됩니다.</w:t>
        </w:r>
      </w:ins>
    </w:p>
    <w:p w14:paraId="391E90FB" w14:textId="1309CB48" w:rsidR="0085389E" w:rsidRDefault="00000000" w:rsidP="00005F68">
      <w:pPr>
        <w:pStyle w:val="1"/>
        <w:pageBreakBefore/>
        <w:rPr>
          <w:lang w:eastAsia="ko-KR"/>
        </w:rPr>
      </w:pPr>
      <w:r>
        <w:rPr>
          <w:lang w:eastAsia="ko-KR"/>
        </w:rPr>
        <w:lastRenderedPageBreak/>
        <w:t>5 축을 구분하는 방법</w:t>
      </w:r>
      <w:r>
        <w:rPr>
          <w:rFonts w:hint="eastAsia"/>
          <w:lang w:eastAsia="ko-KR"/>
        </w:rPr>
        <w:t>(참고)</w:t>
      </w:r>
    </w:p>
    <w:p w14:paraId="64ACCFB6" w14:textId="77777777" w:rsidR="0085389E" w:rsidRDefault="00000000" w:rsidP="00005F68">
      <w:pPr>
        <w:pStyle w:val="21"/>
        <w:rPr>
          <w:lang w:eastAsia="ko-KR"/>
        </w:rPr>
      </w:pPr>
      <w:r>
        <w:rPr>
          <w:lang w:eastAsia="ko-KR"/>
        </w:rPr>
        <w:t>Semantic과 Context</w:t>
      </w:r>
    </w:p>
    <w:p w14:paraId="54A973D9" w14:textId="77777777" w:rsidR="0085389E" w:rsidRDefault="00000000" w:rsidP="00005F68">
      <w:pPr>
        <w:rPr>
          <w:lang w:eastAsia="ko-KR"/>
        </w:rPr>
      </w:pPr>
      <w:r>
        <w:rPr>
          <w:lang w:eastAsia="ko-KR"/>
        </w:rPr>
        <w:t>Semantic은 표현된 내용, Context는 문맥에서 그 말이 수행하는 기능을 봅니다. 먼저 누가 무엇을 하는지 확인하고, 이어 요청·질문·설명·경고 등의 기능이 유지되는지 확인합니다.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5904"/>
      </w:tblGrid>
      <w:tr w:rsidR="0085389E" w14:paraId="4A17CB66" w14:textId="77777777">
        <w:trPr>
          <w:cantSplit/>
          <w:tblHeader/>
          <w:jc w:val="center"/>
        </w:trPr>
        <w:tc>
          <w:tcPr>
            <w:tcW w:w="4320" w:type="dxa"/>
            <w:shd w:val="clear" w:color="auto" w:fill="243B53"/>
            <w:tcMar>
              <w:top w:w="75" w:type="dxa"/>
              <w:left w:w="95" w:type="dxa"/>
              <w:bottom w:w="75" w:type="dxa"/>
              <w:right w:w="95" w:type="dxa"/>
            </w:tcMar>
            <w:vAlign w:val="center"/>
          </w:tcPr>
          <w:p w14:paraId="03CE39E8" w14:textId="77777777" w:rsidR="0085389E" w:rsidRDefault="00000000" w:rsidP="00005F68">
            <w:pPr>
              <w:spacing w:after="20" w:line="259" w:lineRule="auto"/>
            </w:pPr>
            <w:r>
              <w:rPr>
                <w:b/>
                <w:color w:val="FFFFFF"/>
                <w:sz w:val="19"/>
              </w:rPr>
              <w:t>설명용 원문과 번역</w:t>
            </w:r>
          </w:p>
        </w:tc>
        <w:tc>
          <w:tcPr>
            <w:tcW w:w="5904" w:type="dxa"/>
            <w:shd w:val="clear" w:color="auto" w:fill="243B53"/>
            <w:tcMar>
              <w:top w:w="75" w:type="dxa"/>
              <w:left w:w="95" w:type="dxa"/>
              <w:bottom w:w="75" w:type="dxa"/>
              <w:right w:w="95" w:type="dxa"/>
            </w:tcMar>
            <w:vAlign w:val="center"/>
          </w:tcPr>
          <w:p w14:paraId="1990263E" w14:textId="77777777" w:rsidR="0085389E" w:rsidRDefault="00000000" w:rsidP="00005F68">
            <w:pPr>
              <w:spacing w:after="20" w:line="259" w:lineRule="auto"/>
            </w:pPr>
            <w:r>
              <w:rPr>
                <w:b/>
                <w:color w:val="FFFFFF"/>
                <w:sz w:val="19"/>
              </w:rPr>
              <w:t>판정 근거</w:t>
            </w:r>
          </w:p>
        </w:tc>
      </w:tr>
      <w:tr w:rsidR="0085389E" w14:paraId="69A1B5FA" w14:textId="77777777">
        <w:trPr>
          <w:cantSplit/>
          <w:jc w:val="center"/>
        </w:trPr>
        <w:tc>
          <w:tcPr>
            <w:tcW w:w="4320" w:type="dxa"/>
            <w:shd w:val="clear" w:color="auto" w:fill="FFFFFF"/>
            <w:tcMar>
              <w:top w:w="75" w:type="dxa"/>
              <w:left w:w="95" w:type="dxa"/>
              <w:bottom w:w="75" w:type="dxa"/>
              <w:right w:w="95" w:type="dxa"/>
            </w:tcMar>
            <w:vAlign w:val="center"/>
          </w:tcPr>
          <w:p w14:paraId="0DE2EEB6" w14:textId="77777777" w:rsidR="0085389E" w:rsidRDefault="00000000" w:rsidP="00005F68">
            <w:pPr>
              <w:spacing w:after="20" w:line="259" w:lineRule="auto"/>
            </w:pPr>
            <w:r>
              <w:rPr>
                <w:sz w:val="19"/>
              </w:rPr>
              <w:t>Please close the window.</w:t>
              <w:br/>
              <w:t>→ 문을 닫아 주세요.</w:t>
            </w:r>
          </w:p>
        </w:tc>
        <w:tc>
          <w:tcPr>
            <w:tcW w:w="5904" w:type="dxa"/>
            <w:shd w:val="clear" w:color="auto" w:fill="FFFFFF"/>
            <w:tcMar>
              <w:top w:w="75" w:type="dxa"/>
              <w:left w:w="95" w:type="dxa"/>
              <w:bottom w:w="75" w:type="dxa"/>
              <w:right w:w="95" w:type="dxa"/>
            </w:tcMar>
            <w:vAlign w:val="center"/>
          </w:tcPr>
          <w:p w14:paraId="55EC69BF" w14:textId="77777777" w:rsidR="0085389E" w:rsidRDefault="00000000" w:rsidP="00005F68">
            <w:pPr>
              <w:spacing w:after="20" w:line="259" w:lineRule="auto"/>
              <w:rPr>
                <w:lang w:eastAsia="ko-KR"/>
              </w:rPr>
            </w:pPr>
            <w:r>
              <w:rPr>
                <w:sz w:val="19"/>
                <w:lang w:eastAsia="ko-KR"/>
              </w:rPr>
              <w:t>대상이 창문에서 문으로 바뀌어 Semantic은 훼손입니다. 닫아 달라는 요청 기능은 유지되어 Context는 보존입니다.</w:t>
            </w:r>
          </w:p>
        </w:tc>
      </w:tr>
      <w:tr w:rsidR="0085389E" w14:paraId="613FF302" w14:textId="77777777">
        <w:trPr>
          <w:cantSplit/>
          <w:jc w:val="center"/>
        </w:trPr>
        <w:tc>
          <w:tcPr>
            <w:tcW w:w="4320" w:type="dxa"/>
            <w:shd w:val="clear" w:color="auto" w:fill="F3F6F8"/>
            <w:tcMar>
              <w:top w:w="75" w:type="dxa"/>
              <w:left w:w="95" w:type="dxa"/>
              <w:bottom w:w="75" w:type="dxa"/>
              <w:right w:w="95" w:type="dxa"/>
            </w:tcMar>
            <w:vAlign w:val="center"/>
          </w:tcPr>
          <w:p w14:paraId="7BCF1FBE" w14:textId="77777777" w:rsidR="0085389E" w:rsidRDefault="00000000" w:rsidP="00005F68">
            <w:pPr>
              <w:spacing w:after="20" w:line="259" w:lineRule="auto"/>
            </w:pPr>
            <w:r>
              <w:rPr>
                <w:sz w:val="19"/>
              </w:rPr>
              <w:t>Please close the window.</w:t>
              <w:br/>
              <w:t>→ 창문 좀 닫아 주시겠어요?</w:t>
            </w:r>
          </w:p>
        </w:tc>
        <w:tc>
          <w:tcPr>
            <w:tcW w:w="5904" w:type="dxa"/>
            <w:shd w:val="clear" w:color="auto" w:fill="F3F6F8"/>
            <w:tcMar>
              <w:top w:w="75" w:type="dxa"/>
              <w:left w:w="95" w:type="dxa"/>
              <w:bottom w:w="75" w:type="dxa"/>
              <w:right w:w="95" w:type="dxa"/>
            </w:tcMar>
            <w:vAlign w:val="center"/>
          </w:tcPr>
          <w:p w14:paraId="5401B9C1" w14:textId="77777777" w:rsidR="0085389E" w:rsidRDefault="00000000" w:rsidP="00005F68">
            <w:pPr>
              <w:spacing w:after="20" w:line="259" w:lineRule="auto"/>
              <w:rPr>
                <w:lang w:eastAsia="ko-KR"/>
              </w:rPr>
            </w:pPr>
            <w:r>
              <w:rPr>
                <w:sz w:val="19"/>
                <w:lang w:eastAsia="ko-KR"/>
              </w:rPr>
              <w:t>통상적인 요청 장면에서는 내용과 요청 기능 모두 유지됩니다. 의문문 형태라는 이유로 Context 훼손을 부여하지 않습니다.</w:t>
            </w:r>
          </w:p>
        </w:tc>
      </w:tr>
      <w:tr w:rsidR="0085389E" w14:paraId="21FE8CF3" w14:textId="77777777">
        <w:trPr>
          <w:cantSplit/>
          <w:jc w:val="center"/>
        </w:trPr>
        <w:tc>
          <w:tcPr>
            <w:tcW w:w="4320" w:type="dxa"/>
            <w:shd w:val="clear" w:color="auto" w:fill="FFFFFF"/>
            <w:tcMar>
              <w:top w:w="75" w:type="dxa"/>
              <w:left w:w="95" w:type="dxa"/>
              <w:bottom w:w="75" w:type="dxa"/>
              <w:right w:w="95" w:type="dxa"/>
            </w:tcMar>
            <w:vAlign w:val="center"/>
          </w:tcPr>
          <w:p w14:paraId="6D5A8205" w14:textId="77777777" w:rsidR="0085389E" w:rsidRDefault="00000000" w:rsidP="00005F68">
            <w:pPr>
              <w:spacing w:after="20" w:line="259" w:lineRule="auto"/>
            </w:pPr>
            <w:r>
              <w:rPr>
                <w:sz w:val="19"/>
              </w:rPr>
              <w:t>실제로 창문을 닫아 달라는 장면</w:t>
              <w:br/>
              <w:t>Could you close the window?</w:t>
              <w:br/>
              <w:t>→ 창문을 닫을 능력이 있나요?</w:t>
            </w:r>
          </w:p>
        </w:tc>
        <w:tc>
          <w:tcPr>
            <w:tcW w:w="5904" w:type="dxa"/>
            <w:shd w:val="clear" w:color="auto" w:fill="FFFFFF"/>
            <w:tcMar>
              <w:top w:w="75" w:type="dxa"/>
              <w:left w:w="95" w:type="dxa"/>
              <w:bottom w:w="75" w:type="dxa"/>
              <w:right w:w="95" w:type="dxa"/>
            </w:tcMar>
            <w:vAlign w:val="center"/>
          </w:tcPr>
          <w:p w14:paraId="443AE20B" w14:textId="2480A349" w:rsidR="0085389E" w:rsidRDefault="00EE63DF" w:rsidP="00005F68">
            <w:pPr>
              <w:spacing w:after="20" w:line="259" w:lineRule="auto"/>
              <w:rPr>
                <w:lang w:eastAsia="ko-KR"/>
              </w:rPr>
            </w:pPr>
            <w:r>
              <w:rPr>
                <w:sz w:val="19"/>
                <w:lang w:eastAsia="ko-KR"/>
              </w:rPr>
              <w:t>실제로 창문을 닫아 달라고 부탁하는 장면입니다. 번역문은 이를 상대방의 능력을 묻는 질문으로 바꾸었으므로 Context를 훼손으로 판정합니다. 반면, ‘상대방이 창문을 닫는다’는 행위자·행위·대상은 유지되므로 Semantic은 보존으로 판정합니다. 이 예시에서는 부탁이 능력 확인으로 바뀐 발화 기능의 변화를 Context에서 기록합니다.</w:t>
            </w:r>
          </w:p>
        </w:tc>
      </w:tr>
      <w:tr>
        <w:trPr>
          <w:cantSplit/>
          <w:jc w:val="center"/>
          <w:ins w:id="9110" w:author="이민서" w:date="2026-10-27T12:00:00Z"/>
        </w:trPr>
        <w:tc>
          <w:tcPr>
            <w:tcW w:w="4320" w:type="dxa"/>
            <w:shd w:val="clear" w:color="auto" w:fill="F3F6F8"/>
            <w:tcMar>
              <w:top w:w="75" w:type="dxa"/>
              <w:left w:w="95" w:type="dxa"/>
              <w:bottom w:w="75" w:type="dxa"/>
              <w:right w:w="95" w:type="dxa"/>
            </w:tcMar>
            <w:vAlign w:val="center"/>
          </w:tcPr>
          <w:p>
            <w:pPr>
              <w:spacing w:after="20" w:line="259" w:lineRule="auto"/>
              <w:rPr>
                <w:ins w:id="9111" w:author="이민서" w:date="2026-10-27T12:00:00Z"/>
                <w:lang w:eastAsia="ko-KR"/>
              </w:rPr>
            </w:pPr>
            <w:ins w:id="9112" w:author="이민서" w:date="2026-10-27T12:00:00Z">
              <w:r>
                <w:rPr>
                  <w:sz w:val="19"/>
                  <w:lang w:eastAsia="ko-KR"/>
                </w:rPr>
                <w:t xml:space="preserve">Who do you think you are?</w:t>
              </w:r>
            </w:ins>
          </w:p>
          <w:p>
            <w:pPr>
              <w:spacing w:after="20" w:line="259" w:lineRule="auto"/>
              <w:rPr>
                <w:ins w:id="9113" w:author="이민서" w:date="2026-10-27T12:00:00Z"/>
                <w:lang w:eastAsia="ko-KR"/>
              </w:rPr>
            </w:pPr>
            <w:ins w:id="9114" w:author="이민서" w:date="2026-10-27T12:00:00Z">
              <w:r>
                <w:rPr>
                  <w:sz w:val="19"/>
                  <w:lang w:eastAsia="ko-KR"/>
                </w:rPr>
                <w:t xml:space="preserve">→ 당신은 자신이 누구라고 생각하나요?</w:t>
              </w:r>
            </w:ins>
          </w:p>
          <w:p>
            <w:pPr>
              <w:spacing w:after="20" w:line="259" w:lineRule="auto"/>
              <w:rPr>
                <w:ins w:id="9115" w:author="이민서" w:date="2026-10-27T12:00:00Z"/>
                <w:lang w:eastAsia="ko-KR"/>
              </w:rPr>
            </w:pPr>
            <w:ins w:id="9116" w:author="이민서" w:date="2026-10-27T12:00:00Z">
              <w:r>
                <w:rPr>
                  <w:sz w:val="19"/>
                  <w:lang w:eastAsia="ko-KR"/>
                </w:rPr>
                <w:t xml:space="preserve">(상대를 꾸짖는 장면)</w:t>
              </w:r>
            </w:ins>
          </w:p>
        </w:tc>
        <w:tc>
          <w:tcPr>
            <w:tcW w:w="5904" w:type="dxa"/>
            <w:shd w:val="clear" w:color="auto" w:fill="F3F6F8"/>
            <w:tcMar>
              <w:top w:w="75" w:type="dxa"/>
              <w:left w:w="95" w:type="dxa"/>
              <w:bottom w:w="75" w:type="dxa"/>
              <w:right w:w="95" w:type="dxa"/>
            </w:tcMar>
            <w:vAlign w:val="center"/>
          </w:tcPr>
          <w:p>
            <w:pPr>
              <w:spacing w:after="20" w:line="259" w:lineRule="auto"/>
              <w:rPr>
                <w:ins w:id="9117" w:author="이민서" w:date="2026-10-27T12:00:00Z"/>
                <w:lang w:eastAsia="ko-KR"/>
              </w:rPr>
            </w:pPr>
            <w:commentRangeStart w:id="7"/>
            <w:ins w:id="9118" w:author="이민서" w:date="2026-10-27T12:00:00Z">
              <w:r>
                <w:rPr>
                  <w:sz w:val="19"/>
                  <w:lang w:eastAsia="ko-KR"/>
                </w:rPr>
                <w:t xml:space="preserve">원문은 대답을 바라지 않고 상대를 꾸짖는 수사의문입니다. 번역문은 상대의 생각을 실제로 묻는 질문으로 읽히므로 Context는 훼손입니다. 묻는 내용 자체는 같으므로 Semantic은 보존입니다.</w:t>
              </w:r>
            </w:ins>
            <w:commentRangeEnd w:id="7"/>
            <w:ins w:id="9119" w:author="이민서" w:date="2026-10-27T12:00:00Z">
              <w:r>
                <w:commentReference w:id="7"/>
              </w:r>
            </w:ins>
          </w:p>
        </w:tc>
      </w:tr>
    </w:tbl>
    <w:p w14:paraId="3D720EA9" w14:textId="77777777" w:rsidR="0085389E" w:rsidRDefault="0085389E" w:rsidP="00005F68">
      <w:pPr>
        <w:spacing w:after="0"/>
        <w:rPr>
          <w:lang w:eastAsia="ko-KR"/>
        </w:rPr>
      </w:pPr>
    </w:p>
    <w:p w14:paraId="5BA92EB4" w14:textId="77777777" w:rsidR="0085389E" w:rsidRDefault="00000000" w:rsidP="00005F68">
      <w:pPr>
        <w:pStyle w:val="21"/>
        <w:rPr>
          <w:lang w:eastAsia="ko-KR"/>
        </w:rPr>
      </w:pPr>
      <w:r>
        <w:rPr>
          <w:lang w:eastAsia="ko-KR"/>
        </w:rPr>
        <w:t>Context와 Deontic</w:t>
      </w:r>
    </w:p>
    <w:p w14:paraId="047189E8" w14:textId="541E9A0E" w:rsidR="0085389E" w:rsidRDefault="00000000" w:rsidP="00005F68">
      <w:pPr>
        <w:rPr>
          <w:rFonts w:hint="eastAsia"/>
          <w:lang w:eastAsia="ko-KR"/>
        </w:rPr>
      </w:pPr>
      <w:r>
        <w:rPr>
          <w:lang w:eastAsia="ko-KR"/>
        </w:rPr>
        <w:t xml:space="preserve">Context는 </w:t>
      </w:r>
      <w:r>
        <w:rPr>
          <w:b/>
          <w:bCs/>
          <w:lang w:eastAsia="ko-KR"/>
        </w:rPr>
        <w:t>요청·지시·경고 등의 발화 기능</w:t>
      </w:r>
      <w:r>
        <w:rPr>
          <w:lang w:eastAsia="ko-KR"/>
        </w:rPr>
        <w:t xml:space="preserve">을, Deontic은 </w:t>
      </w:r>
      <w:r>
        <w:rPr>
          <w:b/>
          <w:bCs/>
          <w:lang w:eastAsia="ko-KR"/>
        </w:rPr>
        <w:t>의무·허가·금지·규범적 권고의 주체·강도·조건</w:t>
      </w:r>
      <w:r>
        <w:rPr>
          <w:lang w:eastAsia="ko-KR"/>
        </w:rPr>
        <w:t>을 확인합니다. 지시·권고도 규범 의미를 나타내면 Deontic에서 평가합니다. 명령형이라는 이유만으로 적용하지 않습니다.</w:t>
      </w:r>
      <w:r>
        <w:rPr>
          <w:rFonts w:hint="eastAsia"/>
          <w:lang w:eastAsia="ko-KR"/>
        </w:rPr>
        <w:t xml:space="preserve"> </w:t>
      </w:r>
      <w:r>
        <w:rPr>
          <w:lang w:eastAsia="ko-KR"/>
        </w:rPr>
        <w:t>학습 과제의 활동 수행 지시는 Deontic N/A로 두고, 지시 기능은 Context에서 판정합니다. 다만 제출 의무·기한·금지·참여 자격 등 별도의 규범 조건이 명시된 경우에는 Deontic도 평가합니다.</w:t>
      </w:r>
    </w:p>
    <w:p w14:paraId="12C44CF2" w14:textId="03DE494E" w:rsidR="0085389E" w:rsidRDefault="00000000" w:rsidP="00005F68">
      <w:pPr>
        <w:rPr>
          <w:rFonts w:hint="eastAsia"/>
          <w:lang w:eastAsia="ko-KR"/>
        </w:rPr>
      </w:pPr>
      <w:r>
        <w:rPr>
          <w:lang w:eastAsia="ko-KR"/>
        </w:rPr>
        <w:t xml:space="preserve">단순한 주의 환기나 설명 유도는 Context에서 확인합니다. 예를 들어 설명 중 “Consider the following example.”은 독자의 주의를 예시에 유도하는 기능을 봅니다. 추론의 must, 가능성의 may, 능력의 can은 규범 의미와 구분합니다. 원문이 독자에게 특정 행동을 요구하는데(기한·조건·불이행 시 불이익 등) 번역문만 읽으면 그 행동이 선택 사항으로 읽히면 훼손입니다. 원문이 선택 가능한 방법을 안내하는 기능이고 번역에서도 그렇게 읽히면 '~할 수 있습니다'여도 훼손이 아닙니다.</w:t>
      </w:r>
    </w:p>
    <w:p>
      <w:pPr>
        <w:rPr>
          <w:ins w:id="9233" w:author="이민서" w:date="2026-10-27T12:00:00Z"/>
          <w:lang w:eastAsia="ko-KR"/>
        </w:rPr>
      </w:pPr>
      <w:commentRangeStart w:id="6"/>
      <w:ins w:id="9234" w:author="이민서" w:date="2026-10-27T12:00:00Z">
        <w:r>
          <w:rPr>
            <w:lang w:eastAsia="ko-KR"/>
          </w:rPr>
          <w:t xml:space="preserve">의무가 권고로, 금지가 허용으로 바뀌는 것처럼 규범의 범주나 강도가 달라진 것은 Deontic에서 판정합니다. Context는 발화 기능의 종류(지시·요청·질문·설명·경고 등)가 바뀌었을 때만 훼손입니다.</w:t>
        </w:r>
      </w:ins>
      <w:commentRangeEnd w:id="6"/>
      <w:ins w:id="9235" w:author="이민서" w:date="2026-10-27T12:00:00Z">
        <w:r>
          <w:commentReference w:id="6"/>
        </w:r>
      </w:ins>
    </w:p>
    <w:p>
      <w:pPr>
        <w:rPr>
          <w:ins w:id="9236" w:author="이민서" w:date="2026-10-27T12:00:00Z"/>
          <w:lang w:eastAsia="ko-KR"/>
        </w:rPr>
      </w:pPr>
      <w:ins w:id="9237" w:author="이민서" w:date="2026-10-27T12:00:00Z">
        <w:r>
          <w:rPr>
            <w:b/>
            <w:bCs/>
            <w:lang w:eastAsia="ko-KR"/>
          </w:rPr>
          <w:t xml:space="preserve">예)</w:t>
        </w:r>
        <w:r>
          <w:rPr>
            <w:lang w:eastAsia="ko-KR"/>
          </w:rPr>
          <w:t xml:space="preserve"> 실험실 안전 수칙의 "Students must wear eye protection."이 "학생들은 보안경을 착용하는 것이 좋습니다."로 번역되면, 의무가 권고로 약해졌으므로 </w:t>
        </w:r>
        <w:r>
          <w:rPr>
            <w:b/>
            <w:bCs/>
            <w:lang w:eastAsia="ko-KR"/>
          </w:rPr>
          <w:t xml:space="preserve">Deontic 훼손</w:t>
        </w:r>
        <w:r>
          <w:rPr>
            <w:lang w:eastAsia="ko-KR"/>
          </w:rPr>
          <w:t xml:space="preserve">입니다. 착용하도록 이끄는 기능(지시·권고)은 남아 있으므로 </w:t>
        </w:r>
        <w:r>
          <w:rPr>
            <w:b/>
            <w:bCs/>
            <w:lang w:eastAsia="ko-KR"/>
          </w:rPr>
          <w:t xml:space="preserve">Context는 보존</w:t>
        </w:r>
        <w:r>
          <w:rPr>
            <w:lang w:eastAsia="ko-KR"/>
          </w:rPr>
          <w:t xml:space="preserve">입니다. 반면 학습 활동 지시 "Label each part of the diagram."이 "그림의 각 부분에 이름을 붙일 수 있습니다."로 번역되면 지시가 가능성 설명으로 바뀌므로 </w:t>
        </w:r>
        <w:r>
          <w:rPr>
            <w:b/>
            <w:bCs/>
            <w:lang w:eastAsia="ko-KR"/>
          </w:rPr>
          <w:t xml:space="preserve">Context 훼손</w:t>
        </w:r>
        <w:r>
          <w:rPr>
            <w:lang w:eastAsia="ko-KR"/>
          </w:rPr>
          <w:t xml:space="preserve">이고, 학습 활동 지시이므로 </w:t>
        </w:r>
        <w:r>
          <w:rPr>
            <w:b/>
            <w:bCs/>
            <w:lang w:eastAsia="ko-KR"/>
          </w:rPr>
          <w:t xml:space="preserve">Deontic은 N/A</w:t>
        </w:r>
        <w:r>
          <w:rPr>
            <w:lang w:eastAsia="ko-KR"/>
          </w:rPr>
          <w:t xml:space="preserve">입니다.</w:t>
        </w:r>
      </w:ins>
    </w:p>
    <w:p>
      <w:pPr>
        <w:pStyle w:val="21"/>
        <w:rPr>
          <w:ins w:id="9238" w:author="이민서" w:date="2026-10-27T12:00:00Z"/>
          <w:lang w:eastAsia="ko-KR"/>
        </w:rPr>
      </w:pPr>
      <w:ins w:id="9239" w:author="이민서" w:date="2026-10-27T12:00:00Z">
        <w:r>
          <w:rPr>
            <w:lang w:eastAsia="ko-KR"/>
          </w:rPr>
          <w:t xml:space="preserve">Deontic을 적용하는 문장</w:t>
        </w:r>
      </w:ins>
    </w:p>
    <w:p>
      <w:pPr>
        <w:rPr>
          <w:ins w:id="9240" w:author="이민서" w:date="2026-10-27T12:00:00Z"/>
          <w:lang w:eastAsia="ko-KR"/>
        </w:rPr>
      </w:pPr>
      <w:ins w:id="9241" w:author="이민서" w:date="2026-10-27T12:00:00Z">
        <w:r>
          <w:rPr>
            <w:lang w:eastAsia="ko-KR"/>
          </w:rPr>
          <w:t xml:space="preserve">평가대상 문장이 누군가에게 의무·허가·금지·규범적 권고·자격 조건을 정하는지로 판단합니다. 권고는 규범적 근거가 있는 행동 지침만 해당하며, 화자의 개인적 취향이나 일어날 일에 대한 예상은 포함하지 않습니다.</w:t>
        </w:r>
      </w:ins>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00"/>
        <w:gridCol w:w="4124"/>
        <w:gridCol w:w="2800"/>
      </w:tblGrid>
      <w:tr>
        <w:trPr>
          <w:cantSplit/>
          <w:tblHeader/>
          <w:jc w:val="center"/>
          <w:ins w:id="9120" w:author="이민서" w:date="2026-10-27T12:00:00Z"/>
        </w:trPr>
        <w:tc>
          <w:tcPr>
            <w:tcW w:w="3300" w:type="dxa"/>
            <w:shd w:val="clear" w:color="auto" w:fill="243B53"/>
            <w:tcMar>
              <w:top w:w="75" w:type="dxa"/>
              <w:left w:w="95" w:type="dxa"/>
              <w:bottom w:w="75" w:type="dxa"/>
              <w:right w:w="95" w:type="dxa"/>
            </w:tcMar>
            <w:vAlign w:val="center"/>
          </w:tcPr>
          <w:p>
            <w:pPr>
              <w:spacing w:after="20" w:line="259" w:lineRule="auto"/>
              <w:rPr>
                <w:ins w:id="9121" w:author="이민서" w:date="2026-10-27T12:00:00Z"/>
                <w:lang w:eastAsia="ko-KR"/>
              </w:rPr>
            </w:pPr>
            <w:ins w:id="9122" w:author="이민서" w:date="2026-10-27T12:00:00Z">
              <w:r>
                <w:rPr>
                  <w:b/>
                  <w:bCs/>
                  <w:color w:val="FFFFFF"/>
                  <w:sz w:val="19"/>
                  <w:lang w:eastAsia="ko-KR"/>
                </w:rPr>
                <w:t xml:space="preserve">문장 유형</w:t>
              </w:r>
            </w:ins>
          </w:p>
        </w:tc>
        <w:tc>
          <w:tcPr>
            <w:tcW w:w="4124" w:type="dxa"/>
            <w:shd w:val="clear" w:color="auto" w:fill="243B53"/>
            <w:tcMar>
              <w:top w:w="75" w:type="dxa"/>
              <w:left w:w="95" w:type="dxa"/>
              <w:bottom w:w="75" w:type="dxa"/>
              <w:right w:w="95" w:type="dxa"/>
            </w:tcMar>
            <w:vAlign w:val="center"/>
          </w:tcPr>
          <w:p>
            <w:pPr>
              <w:spacing w:after="20" w:line="259" w:lineRule="auto"/>
              <w:rPr>
                <w:ins w:id="9123" w:author="이민서" w:date="2026-10-27T12:00:00Z"/>
                <w:lang w:eastAsia="ko-KR"/>
              </w:rPr>
            </w:pPr>
            <w:ins w:id="9124" w:author="이민서" w:date="2026-10-27T12:00:00Z">
              <w:r>
                <w:rPr>
                  <w:b/>
                  <w:bCs/>
                  <w:color w:val="FFFFFF"/>
                  <w:sz w:val="19"/>
                  <w:lang w:eastAsia="ko-KR"/>
                </w:rPr>
                <w:t xml:space="preserve">설명용 원문</w:t>
              </w:r>
            </w:ins>
          </w:p>
        </w:tc>
        <w:tc>
          <w:tcPr>
            <w:tcW w:w="2800" w:type="dxa"/>
            <w:shd w:val="clear" w:color="auto" w:fill="243B53"/>
            <w:tcMar>
              <w:top w:w="75" w:type="dxa"/>
              <w:left w:w="95" w:type="dxa"/>
              <w:bottom w:w="75" w:type="dxa"/>
              <w:right w:w="95" w:type="dxa"/>
            </w:tcMar>
            <w:vAlign w:val="center"/>
          </w:tcPr>
          <w:p>
            <w:pPr>
              <w:spacing w:after="20" w:line="259" w:lineRule="auto"/>
              <w:rPr>
                <w:ins w:id="9125" w:author="이민서" w:date="2026-10-27T12:00:00Z"/>
                <w:lang w:eastAsia="ko-KR"/>
              </w:rPr>
            </w:pPr>
            <w:ins w:id="9126" w:author="이민서" w:date="2026-10-27T12:00:00Z">
              <w:r>
                <w:rPr>
                  <w:b/>
                  <w:bCs/>
                  <w:color w:val="FFFFFF"/>
                  <w:sz w:val="19"/>
                  <w:lang w:eastAsia="ko-KR"/>
                </w:rPr>
                <w:t xml:space="preserve">Deontic</w:t>
              </w:r>
            </w:ins>
          </w:p>
        </w:tc>
      </w:tr>
      <w:tr>
        <w:trPr>
          <w:cantSplit/>
          <w:jc w:val="center"/>
          <w:ins w:id="9127" w:author="이민서" w:date="2026-10-27T12:00:00Z"/>
        </w:trPr>
        <w:tc>
          <w:tcPr>
            <w:tcW w:w="3300" w:type="dxa"/>
            <w:shd w:val="clear" w:color="auto" w:fill="FFFFFF"/>
            <w:tcMar>
              <w:top w:w="75" w:type="dxa"/>
              <w:left w:w="95" w:type="dxa"/>
              <w:bottom w:w="75" w:type="dxa"/>
              <w:right w:w="95" w:type="dxa"/>
            </w:tcMar>
            <w:vAlign w:val="center"/>
          </w:tcPr>
          <w:p>
            <w:pPr>
              <w:spacing w:after="20" w:line="259" w:lineRule="auto"/>
              <w:rPr>
                <w:ins w:id="9128" w:author="이민서" w:date="2026-10-27T12:00:00Z"/>
                <w:lang w:eastAsia="ko-KR"/>
              </w:rPr>
            </w:pPr>
            <w:commentRangeStart w:id="2"/>
            <w:ins w:id="9129" w:author="이민서" w:date="2026-10-27T12:00:00Z">
              <w:r>
                <w:rPr>
                  <w:sz w:val="19"/>
                  <w:lang w:eastAsia="ko-KR"/>
                </w:rPr>
                <w:t xml:space="preserve">자격·요건을 정하는 문장</w:t>
              </w:r>
            </w:ins>
            <w:commentRangeEnd w:id="2"/>
            <w:ins w:id="9130" w:author="이민서" w:date="2026-10-27T12:00:00Z">
              <w:r>
                <w:commentReference w:id="2"/>
              </w:r>
            </w:ins>
          </w:p>
        </w:tc>
        <w:tc>
          <w:tcPr>
            <w:tcW w:w="4124" w:type="dxa"/>
            <w:shd w:val="clear" w:color="auto" w:fill="FFFFFF"/>
            <w:tcMar>
              <w:top w:w="75" w:type="dxa"/>
              <w:left w:w="95" w:type="dxa"/>
              <w:bottom w:w="75" w:type="dxa"/>
              <w:right w:w="95" w:type="dxa"/>
            </w:tcMar>
            <w:vAlign w:val="center"/>
          </w:tcPr>
          <w:p>
            <w:pPr>
              <w:spacing w:after="20" w:line="259" w:lineRule="auto"/>
              <w:rPr>
                <w:ins w:id="9131" w:author="이민서" w:date="2026-10-27T12:00:00Z"/>
                <w:lang w:eastAsia="ko-KR"/>
              </w:rPr>
            </w:pPr>
            <w:ins w:id="9132" w:author="이민서" w:date="2026-10-27T12:00:00Z">
              <w:r>
                <w:rPr>
                  <w:sz w:val="19"/>
                  <w:lang w:eastAsia="ko-KR"/>
                </w:rPr>
                <w:t xml:space="preserve">Only full-time students qualify for the grant.</w:t>
              </w:r>
            </w:ins>
          </w:p>
        </w:tc>
        <w:tc>
          <w:tcPr>
            <w:tcW w:w="2800" w:type="dxa"/>
            <w:shd w:val="clear" w:color="auto" w:fill="FFFFFF"/>
            <w:tcMar>
              <w:top w:w="75" w:type="dxa"/>
              <w:left w:w="95" w:type="dxa"/>
              <w:bottom w:w="75" w:type="dxa"/>
              <w:right w:w="95" w:type="dxa"/>
            </w:tcMar>
            <w:vAlign w:val="center"/>
          </w:tcPr>
          <w:p>
            <w:pPr>
              <w:spacing w:after="20" w:line="259" w:lineRule="auto"/>
              <w:rPr>
                <w:ins w:id="9133" w:author="이민서" w:date="2026-10-27T12:00:00Z"/>
                <w:lang w:eastAsia="ko-KR"/>
              </w:rPr>
            </w:pPr>
            <w:ins w:id="9134" w:author="이민서" w:date="2026-10-27T12:00:00Z">
              <w:r>
                <w:rPr>
                  <w:sz w:val="19"/>
                  <w:lang w:eastAsia="ko-KR"/>
                </w:rPr>
                <w:t xml:space="preserve">적용</w:t>
              </w:r>
            </w:ins>
          </w:p>
        </w:tc>
      </w:tr>
      <w:tr>
        <w:trPr>
          <w:cantSplit/>
          <w:jc w:val="center"/>
          <w:ins w:id="9135" w:author="이민서" w:date="2026-10-27T12:00:00Z"/>
        </w:trPr>
        <w:tc>
          <w:tcPr>
            <w:tcW w:w="3300" w:type="dxa"/>
            <w:shd w:val="clear" w:color="auto" w:fill="F3F6F8"/>
            <w:tcMar>
              <w:top w:w="75" w:type="dxa"/>
              <w:left w:w="95" w:type="dxa"/>
              <w:bottom w:w="75" w:type="dxa"/>
              <w:right w:w="95" w:type="dxa"/>
            </w:tcMar>
            <w:vAlign w:val="center"/>
          </w:tcPr>
          <w:p>
            <w:pPr>
              <w:spacing w:after="20" w:line="259" w:lineRule="auto"/>
              <w:rPr>
                <w:ins w:id="9136" w:author="이민서" w:date="2026-10-27T12:00:00Z"/>
                <w:lang w:eastAsia="ko-KR"/>
              </w:rPr>
            </w:pPr>
            <w:ins w:id="9137" w:author="이민서" w:date="2026-10-27T12:00:00Z">
              <w:r>
                <w:rPr>
                  <w:sz w:val="19"/>
                  <w:lang w:eastAsia="ko-KR"/>
                </w:rPr>
                <w:t xml:space="preserve">받을 권리·지급을 정하는 문장</w:t>
              </w:r>
            </w:ins>
          </w:p>
        </w:tc>
        <w:tc>
          <w:tcPr>
            <w:tcW w:w="4124" w:type="dxa"/>
            <w:shd w:val="clear" w:color="auto" w:fill="F3F6F8"/>
            <w:tcMar>
              <w:top w:w="75" w:type="dxa"/>
              <w:left w:w="95" w:type="dxa"/>
              <w:bottom w:w="75" w:type="dxa"/>
              <w:right w:w="95" w:type="dxa"/>
            </w:tcMar>
            <w:vAlign w:val="center"/>
          </w:tcPr>
          <w:p>
            <w:pPr>
              <w:spacing w:after="20" w:line="259" w:lineRule="auto"/>
              <w:rPr>
                <w:ins w:id="9138" w:author="이민서" w:date="2026-10-27T12:00:00Z"/>
                <w:lang w:eastAsia="ko-KR"/>
              </w:rPr>
            </w:pPr>
            <w:ins w:id="9139" w:author="이민서" w:date="2026-10-27T12:00:00Z">
              <w:r>
                <w:rPr>
                  <w:sz w:val="19"/>
                  <w:lang w:eastAsia="ko-KR"/>
                </w:rPr>
                <w:t xml:space="preserve">Each recipient receives $500 per semester.</w:t>
              </w:r>
            </w:ins>
          </w:p>
        </w:tc>
        <w:tc>
          <w:tcPr>
            <w:tcW w:w="2800" w:type="dxa"/>
            <w:shd w:val="clear" w:color="auto" w:fill="F3F6F8"/>
            <w:tcMar>
              <w:top w:w="75" w:type="dxa"/>
              <w:left w:w="95" w:type="dxa"/>
              <w:bottom w:w="75" w:type="dxa"/>
              <w:right w:w="95" w:type="dxa"/>
            </w:tcMar>
            <w:vAlign w:val="center"/>
          </w:tcPr>
          <w:p>
            <w:pPr>
              <w:spacing w:after="20" w:line="259" w:lineRule="auto"/>
              <w:rPr>
                <w:ins w:id="9140" w:author="이민서" w:date="2026-10-27T12:00:00Z"/>
                <w:lang w:eastAsia="ko-KR"/>
              </w:rPr>
            </w:pPr>
            <w:ins w:id="9141" w:author="이민서" w:date="2026-10-27T12:00:00Z">
              <w:r>
                <w:rPr>
                  <w:sz w:val="19"/>
                  <w:lang w:eastAsia="ko-KR"/>
                </w:rPr>
                <w:t xml:space="preserve">적용</w:t>
              </w:r>
            </w:ins>
          </w:p>
        </w:tc>
      </w:tr>
      <w:tr>
        <w:trPr>
          <w:cantSplit/>
          <w:jc w:val="center"/>
          <w:ins w:id="9142" w:author="이민서" w:date="2026-10-27T12:00:00Z"/>
        </w:trPr>
        <w:tc>
          <w:tcPr>
            <w:tcW w:w="3300" w:type="dxa"/>
            <w:shd w:val="clear" w:color="auto" w:fill="FFFFFF"/>
            <w:tcMar>
              <w:top w:w="75" w:type="dxa"/>
              <w:left w:w="95" w:type="dxa"/>
              <w:bottom w:w="75" w:type="dxa"/>
              <w:right w:w="95" w:type="dxa"/>
            </w:tcMar>
            <w:vAlign w:val="center"/>
          </w:tcPr>
          <w:p>
            <w:pPr>
              <w:spacing w:after="20" w:line="259" w:lineRule="auto"/>
              <w:rPr>
                <w:ins w:id="9143" w:author="이민서" w:date="2026-10-27T12:00:00Z"/>
                <w:lang w:eastAsia="ko-KR"/>
              </w:rPr>
            </w:pPr>
            <w:ins w:id="9144" w:author="이민서" w:date="2026-10-27T12:00:00Z">
              <w:r>
                <w:rPr>
                  <w:sz w:val="19"/>
                  <w:lang w:eastAsia="ko-KR"/>
                </w:rPr>
                <w:t xml:space="preserve">독자에게 하는 조언·권고 (규범적 근거가 있는 행동 지침)</w:t>
              </w:r>
            </w:ins>
          </w:p>
        </w:tc>
        <w:tc>
          <w:tcPr>
            <w:tcW w:w="4124" w:type="dxa"/>
            <w:shd w:val="clear" w:color="auto" w:fill="FFFFFF"/>
            <w:tcMar>
              <w:top w:w="75" w:type="dxa"/>
              <w:left w:w="95" w:type="dxa"/>
              <w:bottom w:w="75" w:type="dxa"/>
              <w:right w:w="95" w:type="dxa"/>
            </w:tcMar>
            <w:vAlign w:val="center"/>
          </w:tcPr>
          <w:p>
            <w:pPr>
              <w:spacing w:after="20" w:line="259" w:lineRule="auto"/>
              <w:rPr>
                <w:ins w:id="9145" w:author="이민서" w:date="2026-10-27T12:00:00Z"/>
                <w:lang w:eastAsia="ko-KR"/>
              </w:rPr>
            </w:pPr>
            <w:ins w:id="9146" w:author="이민서" w:date="2026-10-27T12:00:00Z">
              <w:r>
                <w:rPr>
                  <w:sz w:val="19"/>
                  <w:lang w:eastAsia="ko-KR"/>
                </w:rPr>
                <w:t xml:space="preserve">Visitors are advised to check in at the front desk.</w:t>
              </w:r>
            </w:ins>
          </w:p>
        </w:tc>
        <w:tc>
          <w:tcPr>
            <w:tcW w:w="2800" w:type="dxa"/>
            <w:shd w:val="clear" w:color="auto" w:fill="FFFFFF"/>
            <w:tcMar>
              <w:top w:w="75" w:type="dxa"/>
              <w:left w:w="95" w:type="dxa"/>
              <w:bottom w:w="75" w:type="dxa"/>
              <w:right w:w="95" w:type="dxa"/>
            </w:tcMar>
            <w:vAlign w:val="center"/>
          </w:tcPr>
          <w:p>
            <w:pPr>
              <w:spacing w:after="20" w:line="259" w:lineRule="auto"/>
              <w:rPr>
                <w:ins w:id="9147" w:author="이민서" w:date="2026-10-27T12:00:00Z"/>
                <w:lang w:eastAsia="ko-KR"/>
              </w:rPr>
            </w:pPr>
            <w:ins w:id="9148" w:author="이민서" w:date="2026-10-27T12:00:00Z">
              <w:r>
                <w:rPr>
                  <w:sz w:val="19"/>
                  <w:lang w:eastAsia="ko-KR"/>
                </w:rPr>
                <w:t xml:space="preserve">적용</w:t>
              </w:r>
            </w:ins>
          </w:p>
        </w:tc>
      </w:tr>
      <w:tr>
        <w:trPr>
          <w:cantSplit/>
          <w:jc w:val="center"/>
          <w:ins w:id="9149" w:author="이민서" w:date="2026-10-27T12:00:00Z"/>
        </w:trPr>
        <w:tc>
          <w:tcPr>
            <w:tcW w:w="3300" w:type="dxa"/>
            <w:shd w:val="clear" w:color="auto" w:fill="F3F6F8"/>
            <w:tcMar>
              <w:top w:w="75" w:type="dxa"/>
              <w:left w:w="95" w:type="dxa"/>
              <w:bottom w:w="75" w:type="dxa"/>
              <w:right w:w="95" w:type="dxa"/>
            </w:tcMar>
            <w:vAlign w:val="center"/>
          </w:tcPr>
          <w:p>
            <w:pPr>
              <w:spacing w:after="20" w:line="259" w:lineRule="auto"/>
              <w:rPr>
                <w:ins w:id="9150" w:author="이민서" w:date="2026-10-27T12:00:00Z"/>
                <w:lang w:eastAsia="ko-KR"/>
              </w:rPr>
            </w:pPr>
            <w:ins w:id="9151" w:author="이민서" w:date="2026-10-27T12:00:00Z">
              <w:r>
                <w:rPr>
                  <w:sz w:val="19"/>
                  <w:lang w:eastAsia="ko-KR"/>
                </w:rPr>
                <w:t xml:space="preserve">문학·대화 속이라도 화자가 스스로나 상대에게 의무·금지를 거는 문장</w:t>
              </w:r>
            </w:ins>
          </w:p>
        </w:tc>
        <w:tc>
          <w:tcPr>
            <w:tcW w:w="4124" w:type="dxa"/>
            <w:shd w:val="clear" w:color="auto" w:fill="F3F6F8"/>
            <w:tcMar>
              <w:top w:w="75" w:type="dxa"/>
              <w:left w:w="95" w:type="dxa"/>
              <w:bottom w:w="75" w:type="dxa"/>
              <w:right w:w="95" w:type="dxa"/>
            </w:tcMar>
            <w:vAlign w:val="center"/>
          </w:tcPr>
          <w:p>
            <w:pPr>
              <w:spacing w:after="20" w:line="259" w:lineRule="auto"/>
              <w:rPr>
                <w:ins w:id="9152" w:author="이민서" w:date="2026-10-27T12:00:00Z"/>
                <w:lang w:eastAsia="ko-KR"/>
              </w:rPr>
            </w:pPr>
            <w:ins w:id="9153" w:author="이민서" w:date="2026-10-27T12:00:00Z">
              <w:r>
                <w:rPr>
                  <w:sz w:val="19"/>
                  <w:lang w:eastAsia="ko-KR"/>
                </w:rPr>
                <w:t xml:space="preserve">"I must not tell anyone," she whispered.</w:t>
              </w:r>
            </w:ins>
          </w:p>
        </w:tc>
        <w:tc>
          <w:tcPr>
            <w:tcW w:w="2800" w:type="dxa"/>
            <w:shd w:val="clear" w:color="auto" w:fill="F3F6F8"/>
            <w:tcMar>
              <w:top w:w="75" w:type="dxa"/>
              <w:left w:w="95" w:type="dxa"/>
              <w:bottom w:w="75" w:type="dxa"/>
              <w:right w:w="95" w:type="dxa"/>
            </w:tcMar>
            <w:vAlign w:val="center"/>
          </w:tcPr>
          <w:p>
            <w:pPr>
              <w:spacing w:after="20" w:line="259" w:lineRule="auto"/>
              <w:rPr>
                <w:ins w:id="9154" w:author="이민서" w:date="2026-10-27T12:00:00Z"/>
                <w:lang w:eastAsia="ko-KR"/>
              </w:rPr>
            </w:pPr>
            <w:ins w:id="9155" w:author="이민서" w:date="2026-10-27T12:00:00Z">
              <w:r>
                <w:rPr>
                  <w:sz w:val="19"/>
                  <w:lang w:eastAsia="ko-KR"/>
                </w:rPr>
                <w:t xml:space="preserve">적용</w:t>
              </w:r>
            </w:ins>
          </w:p>
        </w:tc>
      </w:tr>
      <w:tr>
        <w:trPr>
          <w:cantSplit/>
          <w:jc w:val="center"/>
          <w:ins w:id="9156" w:author="이민서" w:date="2026-10-27T12:00:00Z"/>
        </w:trPr>
        <w:tc>
          <w:tcPr>
            <w:tcW w:w="3300" w:type="dxa"/>
            <w:shd w:val="clear" w:color="auto" w:fill="FFFFFF"/>
            <w:tcMar>
              <w:top w:w="75" w:type="dxa"/>
              <w:left w:w="95" w:type="dxa"/>
              <w:bottom w:w="75" w:type="dxa"/>
              <w:right w:w="95" w:type="dxa"/>
            </w:tcMar>
            <w:vAlign w:val="center"/>
          </w:tcPr>
          <w:p>
            <w:pPr>
              <w:spacing w:after="20" w:line="259" w:lineRule="auto"/>
              <w:rPr>
                <w:ins w:id="9157" w:author="이민서" w:date="2026-10-27T12:00:00Z"/>
                <w:lang w:eastAsia="ko-KR"/>
              </w:rPr>
            </w:pPr>
            <w:ins w:id="9158" w:author="이민서" w:date="2026-10-27T12:00:00Z">
              <w:r>
                <w:rPr>
                  <w:sz w:val="19"/>
                  <w:lang w:eastAsia="ko-KR"/>
                </w:rPr>
                <w:t xml:space="preserve">규정을 설명하는 계산 예시나 사례 서술</w:t>
              </w:r>
            </w:ins>
          </w:p>
        </w:tc>
        <w:tc>
          <w:tcPr>
            <w:tcW w:w="4124" w:type="dxa"/>
            <w:shd w:val="clear" w:color="auto" w:fill="FFFFFF"/>
            <w:tcMar>
              <w:top w:w="75" w:type="dxa"/>
              <w:left w:w="95" w:type="dxa"/>
              <w:bottom w:w="75" w:type="dxa"/>
              <w:right w:w="95" w:type="dxa"/>
            </w:tcMar>
            <w:vAlign w:val="center"/>
          </w:tcPr>
          <w:p>
            <w:pPr>
              <w:spacing w:after="20" w:line="259" w:lineRule="auto"/>
              <w:rPr>
                <w:ins w:id="9159" w:author="이민서" w:date="2026-10-27T12:00:00Z"/>
                <w:lang w:eastAsia="ko-KR"/>
              </w:rPr>
            </w:pPr>
            <w:ins w:id="9160" w:author="이민서" w:date="2026-10-27T12:00:00Z">
              <w:r>
                <w:rPr>
                  <w:sz w:val="19"/>
                  <w:lang w:eastAsia="ko-KR"/>
                </w:rPr>
                <w:t xml:space="preserve">In this example, the student took 12 credits in the fall.</w:t>
              </w:r>
            </w:ins>
          </w:p>
        </w:tc>
        <w:tc>
          <w:tcPr>
            <w:tcW w:w="2800" w:type="dxa"/>
            <w:shd w:val="clear" w:color="auto" w:fill="FFFFFF"/>
            <w:tcMar>
              <w:top w:w="75" w:type="dxa"/>
              <w:left w:w="95" w:type="dxa"/>
              <w:bottom w:w="75" w:type="dxa"/>
              <w:right w:w="95" w:type="dxa"/>
            </w:tcMar>
            <w:vAlign w:val="center"/>
          </w:tcPr>
          <w:p>
            <w:pPr>
              <w:spacing w:after="20" w:line="259" w:lineRule="auto"/>
              <w:rPr>
                <w:ins w:id="9161" w:author="이민서" w:date="2026-10-27T12:00:00Z"/>
                <w:lang w:eastAsia="ko-KR"/>
              </w:rPr>
            </w:pPr>
            <w:ins w:id="9162" w:author="이민서" w:date="2026-10-27T12:00:00Z">
              <w:r>
                <w:rPr>
                  <w:sz w:val="19"/>
                  <w:lang w:eastAsia="ko-KR"/>
                </w:rPr>
                <w:t xml:space="preserve">N/A</w:t>
              </w:r>
            </w:ins>
          </w:p>
        </w:tc>
      </w:tr>
      <w:tr>
        <w:trPr>
          <w:cantSplit/>
          <w:jc w:val="center"/>
          <w:ins w:id="9163" w:author="이민서" w:date="2026-10-27T12:00:00Z"/>
        </w:trPr>
        <w:tc>
          <w:tcPr>
            <w:tcW w:w="3300" w:type="dxa"/>
            <w:shd w:val="clear" w:color="auto" w:fill="F3F6F8"/>
            <w:tcMar>
              <w:top w:w="75" w:type="dxa"/>
              <w:left w:w="95" w:type="dxa"/>
              <w:bottom w:w="75" w:type="dxa"/>
              <w:right w:w="95" w:type="dxa"/>
            </w:tcMar>
            <w:vAlign w:val="center"/>
          </w:tcPr>
          <w:p>
            <w:pPr>
              <w:spacing w:after="20" w:line="259" w:lineRule="auto"/>
              <w:rPr>
                <w:ins w:id="9164" w:author="이민서" w:date="2026-10-27T12:00:00Z"/>
                <w:lang w:eastAsia="ko-KR"/>
              </w:rPr>
            </w:pPr>
            <w:ins w:id="9165" w:author="이민서" w:date="2026-10-27T12:00:00Z">
              <w:r>
                <w:rPr>
                  <w:sz w:val="19"/>
                  <w:lang w:eastAsia="ko-KR"/>
                </w:rPr>
                <w:t xml:space="preserve">대화 속 제안·선택 질문, 개인적 부탁이나 바람</w:t>
              </w:r>
            </w:ins>
          </w:p>
        </w:tc>
        <w:tc>
          <w:tcPr>
            <w:tcW w:w="4124" w:type="dxa"/>
            <w:shd w:val="clear" w:color="auto" w:fill="F3F6F8"/>
            <w:tcMar>
              <w:top w:w="75" w:type="dxa"/>
              <w:left w:w="95" w:type="dxa"/>
              <w:bottom w:w="75" w:type="dxa"/>
              <w:right w:w="95" w:type="dxa"/>
            </w:tcMar>
            <w:vAlign w:val="center"/>
          </w:tcPr>
          <w:p>
            <w:pPr>
              <w:spacing w:after="20" w:line="259" w:lineRule="auto"/>
              <w:rPr>
                <w:ins w:id="9166" w:author="이민서" w:date="2026-10-27T12:00:00Z"/>
                <w:lang w:eastAsia="ko-KR"/>
              </w:rPr>
            </w:pPr>
            <w:ins w:id="9167" w:author="이민서" w:date="2026-10-27T12:00:00Z">
              <w:r>
                <w:rPr>
                  <w:sz w:val="19"/>
                  <w:lang w:eastAsia="ko-KR"/>
                </w:rPr>
                <w:t xml:space="preserve">"Shall we leave now?"</w:t>
              </w:r>
            </w:ins>
          </w:p>
        </w:tc>
        <w:tc>
          <w:tcPr>
            <w:tcW w:w="2800" w:type="dxa"/>
            <w:shd w:val="clear" w:color="auto" w:fill="F3F6F8"/>
            <w:tcMar>
              <w:top w:w="75" w:type="dxa"/>
              <w:left w:w="95" w:type="dxa"/>
              <w:bottom w:w="75" w:type="dxa"/>
              <w:right w:w="95" w:type="dxa"/>
            </w:tcMar>
            <w:vAlign w:val="center"/>
          </w:tcPr>
          <w:p>
            <w:pPr>
              <w:spacing w:after="20" w:line="259" w:lineRule="auto"/>
              <w:rPr>
                <w:ins w:id="9168" w:author="이민서" w:date="2026-10-27T12:00:00Z"/>
                <w:lang w:eastAsia="ko-KR"/>
              </w:rPr>
            </w:pPr>
            <w:ins w:id="9169" w:author="이민서" w:date="2026-10-27T12:00:00Z">
              <w:r>
                <w:rPr>
                  <w:sz w:val="19"/>
                  <w:lang w:eastAsia="ko-KR"/>
                </w:rPr>
                <w:t xml:space="preserve">N/A</w:t>
              </w:r>
            </w:ins>
          </w:p>
        </w:tc>
      </w:tr>
      <w:tr>
        <w:trPr>
          <w:cantSplit/>
          <w:jc w:val="center"/>
          <w:ins w:id="9170" w:author="이민서" w:date="2026-10-27T12:00:00Z"/>
        </w:trPr>
        <w:tc>
          <w:tcPr>
            <w:tcW w:w="3300" w:type="dxa"/>
            <w:shd w:val="clear" w:color="auto" w:fill="FFFFFF"/>
            <w:tcMar>
              <w:top w:w="75" w:type="dxa"/>
              <w:left w:w="95" w:type="dxa"/>
              <w:bottom w:w="75" w:type="dxa"/>
              <w:right w:w="95" w:type="dxa"/>
            </w:tcMar>
            <w:vAlign w:val="center"/>
          </w:tcPr>
          <w:p>
            <w:pPr>
              <w:spacing w:after="20" w:line="259" w:lineRule="auto"/>
              <w:rPr>
                <w:ins w:id="9171" w:author="이민서" w:date="2026-10-27T12:00:00Z"/>
                <w:lang w:eastAsia="ko-KR"/>
              </w:rPr>
            </w:pPr>
            <w:ins w:id="9172" w:author="이민서" w:date="2026-10-27T12:00:00Z">
              <w:r>
                <w:rPr>
                  <w:sz w:val="19"/>
                  <w:lang w:eastAsia="ko-KR"/>
                </w:rPr>
                <w:t xml:space="preserve">이용 방법 안내 (기능은 Context에서 판정)</w:t>
              </w:r>
            </w:ins>
          </w:p>
        </w:tc>
        <w:tc>
          <w:tcPr>
            <w:tcW w:w="4124" w:type="dxa"/>
            <w:shd w:val="clear" w:color="auto" w:fill="FFFFFF"/>
            <w:tcMar>
              <w:top w:w="75" w:type="dxa"/>
              <w:left w:w="95" w:type="dxa"/>
              <w:bottom w:w="75" w:type="dxa"/>
              <w:right w:w="95" w:type="dxa"/>
            </w:tcMar>
            <w:vAlign w:val="center"/>
          </w:tcPr>
          <w:p>
            <w:pPr>
              <w:spacing w:after="20" w:line="259" w:lineRule="auto"/>
              <w:rPr>
                <w:ins w:id="9173" w:author="이민서" w:date="2026-10-27T12:00:00Z"/>
                <w:lang w:eastAsia="ko-KR"/>
              </w:rPr>
            </w:pPr>
            <w:ins w:id="9174" w:author="이민서" w:date="2026-10-27T12:00:00Z">
              <w:r>
                <w:rPr>
                  <w:sz w:val="19"/>
                  <w:lang w:eastAsia="ko-KR"/>
                </w:rPr>
                <w:t xml:space="preserve">Use the search bar to find a book.</w:t>
              </w:r>
            </w:ins>
          </w:p>
        </w:tc>
        <w:tc>
          <w:tcPr>
            <w:tcW w:w="2800" w:type="dxa"/>
            <w:shd w:val="clear" w:color="auto" w:fill="FFFFFF"/>
            <w:tcMar>
              <w:top w:w="75" w:type="dxa"/>
              <w:left w:w="95" w:type="dxa"/>
              <w:bottom w:w="75" w:type="dxa"/>
              <w:right w:w="95" w:type="dxa"/>
            </w:tcMar>
            <w:vAlign w:val="center"/>
          </w:tcPr>
          <w:p>
            <w:pPr>
              <w:spacing w:after="20" w:line="259" w:lineRule="auto"/>
              <w:rPr>
                <w:ins w:id="9175" w:author="이민서" w:date="2026-10-27T12:00:00Z"/>
                <w:lang w:eastAsia="ko-KR"/>
              </w:rPr>
            </w:pPr>
            <w:ins w:id="9176" w:author="이민서" w:date="2026-10-27T12:00:00Z">
              <w:r>
                <w:rPr>
                  <w:sz w:val="19"/>
                  <w:lang w:eastAsia="ko-KR"/>
                </w:rPr>
                <w:t xml:space="preserve">N/A</w:t>
              </w:r>
            </w:ins>
          </w:p>
        </w:tc>
      </w:tr>
      <w:tr>
        <w:trPr>
          <w:cantSplit/>
          <w:jc w:val="center"/>
          <w:ins w:id="9177" w:author="이민서" w:date="2026-10-27T12:00:00Z"/>
        </w:trPr>
        <w:tc>
          <w:tcPr>
            <w:tcW w:w="3300" w:type="dxa"/>
            <w:shd w:val="clear" w:color="auto" w:fill="F3F6F8"/>
            <w:tcMar>
              <w:top w:w="75" w:type="dxa"/>
              <w:left w:w="95" w:type="dxa"/>
              <w:bottom w:w="75" w:type="dxa"/>
              <w:right w:w="95" w:type="dxa"/>
            </w:tcMar>
            <w:vAlign w:val="center"/>
          </w:tcPr>
          <w:p>
            <w:pPr>
              <w:spacing w:after="20" w:line="259" w:lineRule="auto"/>
              <w:rPr>
                <w:ins w:id="9178" w:author="이민서" w:date="2026-10-27T12:00:00Z"/>
                <w:lang w:eastAsia="ko-KR"/>
              </w:rPr>
            </w:pPr>
            <w:ins w:id="9179" w:author="이민서" w:date="2026-10-27T12:00:00Z">
              <w:r>
                <w:rPr>
                  <w:sz w:val="19"/>
                  <w:lang w:eastAsia="ko-KR"/>
                </w:rPr>
                <w:t xml:space="preserve">학습 활동 지시 (기능은 Context에서 판정)</w:t>
              </w:r>
            </w:ins>
          </w:p>
        </w:tc>
        <w:tc>
          <w:tcPr>
            <w:tcW w:w="4124" w:type="dxa"/>
            <w:shd w:val="clear" w:color="auto" w:fill="F3F6F8"/>
            <w:tcMar>
              <w:top w:w="75" w:type="dxa"/>
              <w:left w:w="95" w:type="dxa"/>
              <w:bottom w:w="75" w:type="dxa"/>
              <w:right w:w="95" w:type="dxa"/>
            </w:tcMar>
            <w:vAlign w:val="center"/>
          </w:tcPr>
          <w:p>
            <w:pPr>
              <w:spacing w:after="20" w:line="259" w:lineRule="auto"/>
              <w:rPr>
                <w:ins w:id="9180" w:author="이민서" w:date="2026-10-27T12:00:00Z"/>
                <w:lang w:eastAsia="ko-KR"/>
              </w:rPr>
            </w:pPr>
            <w:ins w:id="9181" w:author="이민서" w:date="2026-10-27T12:00:00Z">
              <w:r>
                <w:rPr>
                  <w:sz w:val="19"/>
                  <w:lang w:eastAsia="ko-KR"/>
                </w:rPr>
                <w:t xml:space="preserve">Read the passage and answer the questions.</w:t>
              </w:r>
            </w:ins>
          </w:p>
        </w:tc>
        <w:tc>
          <w:tcPr>
            <w:tcW w:w="2800" w:type="dxa"/>
            <w:shd w:val="clear" w:color="auto" w:fill="F3F6F8"/>
            <w:tcMar>
              <w:top w:w="75" w:type="dxa"/>
              <w:left w:w="95" w:type="dxa"/>
              <w:bottom w:w="75" w:type="dxa"/>
              <w:right w:w="95" w:type="dxa"/>
            </w:tcMar>
            <w:vAlign w:val="center"/>
          </w:tcPr>
          <w:p>
            <w:pPr>
              <w:spacing w:after="20" w:line="259" w:lineRule="auto"/>
              <w:rPr>
                <w:ins w:id="9182" w:author="이민서" w:date="2026-10-27T12:00:00Z"/>
                <w:lang w:eastAsia="ko-KR"/>
              </w:rPr>
            </w:pPr>
            <w:ins w:id="9183" w:author="이민서" w:date="2026-10-27T12:00:00Z">
              <w:r>
                <w:rPr>
                  <w:sz w:val="19"/>
                  <w:lang w:eastAsia="ko-KR"/>
                </w:rPr>
                <w:t xml:space="preserve">N/A</w:t>
              </w:r>
            </w:ins>
          </w:p>
        </w:tc>
      </w:tr>
      <w:tr>
        <w:trPr>
          <w:cantSplit/>
          <w:jc w:val="center"/>
          <w:ins w:id="9184" w:author="이민서" w:date="2026-10-27T12:00:00Z"/>
        </w:trPr>
        <w:tc>
          <w:tcPr>
            <w:tcW w:w="3300" w:type="dxa"/>
            <w:shd w:val="clear" w:color="auto" w:fill="FFFFFF"/>
            <w:tcMar>
              <w:top w:w="75" w:type="dxa"/>
              <w:left w:w="95" w:type="dxa"/>
              <w:bottom w:w="75" w:type="dxa"/>
              <w:right w:w="95" w:type="dxa"/>
            </w:tcMar>
            <w:vAlign w:val="center"/>
          </w:tcPr>
          <w:p>
            <w:pPr>
              <w:spacing w:after="20" w:line="259" w:lineRule="auto"/>
              <w:rPr>
                <w:ins w:id="9185" w:author="이민서" w:date="2026-10-27T12:00:00Z"/>
                <w:lang w:eastAsia="ko-KR"/>
              </w:rPr>
            </w:pPr>
            <w:ins w:id="9186" w:author="이민서" w:date="2026-10-27T12:00:00Z">
              <w:r>
                <w:rPr>
                  <w:sz w:val="19"/>
                  <w:lang w:eastAsia="ko-KR"/>
                </w:rPr>
                <w:t xml:space="preserve">앞 문장의 규범을 이어받기만 하고 그 문장에는 규범 표현이 없는 문장</w:t>
              </w:r>
            </w:ins>
          </w:p>
        </w:tc>
        <w:tc>
          <w:tcPr>
            <w:tcW w:w="4124" w:type="dxa"/>
            <w:shd w:val="clear" w:color="auto" w:fill="FFFFFF"/>
            <w:tcMar>
              <w:top w:w="75" w:type="dxa"/>
              <w:left w:w="95" w:type="dxa"/>
              <w:bottom w:w="75" w:type="dxa"/>
              <w:right w:w="95" w:type="dxa"/>
            </w:tcMar>
            <w:vAlign w:val="center"/>
          </w:tcPr>
          <w:p>
            <w:pPr>
              <w:spacing w:after="20" w:line="259" w:lineRule="auto"/>
              <w:rPr>
                <w:ins w:id="9187" w:author="이민서" w:date="2026-10-27T12:00:00Z"/>
                <w:lang w:eastAsia="ko-KR"/>
              </w:rPr>
            </w:pPr>
            <w:ins w:id="9188" w:author="이민서" w:date="2026-10-27T12:00:00Z">
              <w:r>
                <w:rPr>
                  <w:sz w:val="19"/>
                  <w:lang w:eastAsia="ko-KR"/>
                </w:rPr>
                <w:t xml:space="preserve">This includes meals and lodging.</w:t>
              </w:r>
            </w:ins>
          </w:p>
        </w:tc>
        <w:tc>
          <w:tcPr>
            <w:tcW w:w="2800" w:type="dxa"/>
            <w:shd w:val="clear" w:color="auto" w:fill="FFFFFF"/>
            <w:tcMar>
              <w:top w:w="75" w:type="dxa"/>
              <w:left w:w="95" w:type="dxa"/>
              <w:bottom w:w="75" w:type="dxa"/>
              <w:right w:w="95" w:type="dxa"/>
            </w:tcMar>
            <w:vAlign w:val="center"/>
          </w:tcPr>
          <w:p>
            <w:pPr>
              <w:spacing w:after="20" w:line="259" w:lineRule="auto"/>
              <w:rPr>
                <w:ins w:id="9189" w:author="이민서" w:date="2026-10-27T12:00:00Z"/>
                <w:lang w:eastAsia="ko-KR"/>
              </w:rPr>
            </w:pPr>
            <w:ins w:id="9190" w:author="이민서" w:date="2026-10-27T12:00:00Z">
              <w:r>
                <w:rPr>
                  <w:sz w:val="19"/>
                  <w:lang w:eastAsia="ko-KR"/>
                </w:rPr>
                <w:t xml:space="preserve">N/A</w:t>
              </w:r>
            </w:ins>
          </w:p>
        </w:tc>
      </w:tr>
    </w:tbl>
    <w:p>
      <w:pPr>
        <w:spacing w:after="0"/>
        <w:rPr>
          <w:ins w:id="9242" w:author="이민서" w:date="2026-10-27T12:00:00Z"/>
        </w:rPr>
      </w:pPr>
    </w:p>
    <w:p>
      <w:pPr>
        <w:rPr>
          <w:ins w:id="9243" w:author="이민서" w:date="2026-10-27T12:00:00Z"/>
          <w:lang w:eastAsia="ko-KR"/>
        </w:rPr>
      </w:pPr>
      <w:ins w:id="9244" w:author="이민서" w:date="2026-10-27T12:00:00Z">
        <w:r>
          <w:rPr>
            <w:lang w:eastAsia="ko-KR"/>
          </w:rPr>
          <w:t xml:space="preserve">아래는 자주 나오는 조동사의 통상적인 대응입니다. 고정된 번역표가 아니라, 문맥을 확인한 뒤 참고하는 예시입니다.</w:t>
        </w:r>
      </w:ins>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3600"/>
        <w:gridCol w:w="4224"/>
      </w:tblGrid>
      <w:tr>
        <w:trPr>
          <w:cantSplit/>
          <w:tblHeader/>
          <w:jc w:val="center"/>
          <w:ins w:id="9191" w:author="이민서" w:date="2026-10-27T12:00:00Z"/>
        </w:trPr>
        <w:tc>
          <w:tcPr>
            <w:tcW w:w="2400" w:type="dxa"/>
            <w:shd w:val="clear" w:color="auto" w:fill="243B53"/>
            <w:tcMar>
              <w:top w:w="75" w:type="dxa"/>
              <w:left w:w="95" w:type="dxa"/>
              <w:bottom w:w="75" w:type="dxa"/>
              <w:right w:w="95" w:type="dxa"/>
            </w:tcMar>
            <w:vAlign w:val="center"/>
          </w:tcPr>
          <w:p>
            <w:pPr>
              <w:spacing w:after="20" w:line="259" w:lineRule="auto"/>
              <w:rPr>
                <w:ins w:id="9192" w:author="이민서" w:date="2026-10-27T12:00:00Z"/>
                <w:lang w:eastAsia="ko-KR"/>
              </w:rPr>
            </w:pPr>
            <w:ins w:id="9193" w:author="이민서" w:date="2026-10-27T12:00:00Z">
              <w:r>
                <w:rPr>
                  <w:b/>
                  <w:bCs/>
                  <w:color w:val="FFFFFF"/>
                  <w:sz w:val="19"/>
                  <w:lang w:eastAsia="ko-KR"/>
                </w:rPr>
                <w:t xml:space="preserve">원문 표현</w:t>
              </w:r>
            </w:ins>
          </w:p>
        </w:tc>
        <w:tc>
          <w:tcPr>
            <w:tcW w:w="3600" w:type="dxa"/>
            <w:shd w:val="clear" w:color="auto" w:fill="243B53"/>
            <w:tcMar>
              <w:top w:w="75" w:type="dxa"/>
              <w:left w:w="95" w:type="dxa"/>
              <w:bottom w:w="75" w:type="dxa"/>
              <w:right w:w="95" w:type="dxa"/>
            </w:tcMar>
            <w:vAlign w:val="center"/>
          </w:tcPr>
          <w:p>
            <w:pPr>
              <w:spacing w:after="20" w:line="259" w:lineRule="auto"/>
              <w:rPr>
                <w:ins w:id="9194" w:author="이민서" w:date="2026-10-27T12:00:00Z"/>
                <w:lang w:eastAsia="ko-KR"/>
              </w:rPr>
            </w:pPr>
            <w:ins w:id="9195" w:author="이민서" w:date="2026-10-27T12:00:00Z">
              <w:r>
                <w:rPr>
                  <w:b/>
                  <w:bCs/>
                  <w:color w:val="FFFFFF"/>
                  <w:sz w:val="19"/>
                  <w:lang w:eastAsia="ko-KR"/>
                </w:rPr>
                <w:t xml:space="preserve">통상적인 한국어 대응</w:t>
              </w:r>
            </w:ins>
          </w:p>
        </w:tc>
        <w:tc>
          <w:tcPr>
            <w:tcW w:w="4224" w:type="dxa"/>
            <w:shd w:val="clear" w:color="auto" w:fill="243B53"/>
            <w:tcMar>
              <w:top w:w="75" w:type="dxa"/>
              <w:left w:w="95" w:type="dxa"/>
              <w:bottom w:w="75" w:type="dxa"/>
              <w:right w:w="95" w:type="dxa"/>
            </w:tcMar>
            <w:vAlign w:val="center"/>
          </w:tcPr>
          <w:p>
            <w:pPr>
              <w:spacing w:after="20" w:line="259" w:lineRule="auto"/>
              <w:rPr>
                <w:ins w:id="9196" w:author="이민서" w:date="2026-10-27T12:00:00Z"/>
                <w:lang w:eastAsia="ko-KR"/>
              </w:rPr>
            </w:pPr>
            <w:ins w:id="9197" w:author="이민서" w:date="2026-10-27T12:00:00Z">
              <w:r>
                <w:rPr>
                  <w:b/>
                  <w:bCs/>
                  <w:color w:val="FFFFFF"/>
                  <w:sz w:val="19"/>
                  <w:lang w:eastAsia="ko-KR"/>
                </w:rPr>
                <w:t xml:space="preserve">주의할 점</w:t>
              </w:r>
            </w:ins>
          </w:p>
        </w:tc>
      </w:tr>
      <w:tr>
        <w:trPr>
          <w:cantSplit/>
          <w:jc w:val="center"/>
          <w:ins w:id="9198" w:author="이민서" w:date="2026-10-27T12:00:00Z"/>
        </w:trPr>
        <w:tc>
          <w:tcPr>
            <w:tcW w:w="2400" w:type="dxa"/>
            <w:shd w:val="clear" w:color="auto" w:fill="FFFFFF"/>
            <w:tcMar>
              <w:top w:w="75" w:type="dxa"/>
              <w:left w:w="95" w:type="dxa"/>
              <w:bottom w:w="75" w:type="dxa"/>
              <w:right w:w="95" w:type="dxa"/>
            </w:tcMar>
            <w:vAlign w:val="center"/>
          </w:tcPr>
          <w:p>
            <w:pPr>
              <w:spacing w:after="20" w:line="259" w:lineRule="auto"/>
              <w:rPr>
                <w:ins w:id="9199" w:author="이민서" w:date="2026-10-27T12:00:00Z"/>
                <w:lang w:eastAsia="ko-KR"/>
              </w:rPr>
            </w:pPr>
            <w:ins w:id="9200" w:author="이민서" w:date="2026-10-27T12:00:00Z">
              <w:r>
                <w:rPr>
                  <w:sz w:val="19"/>
                  <w:lang w:eastAsia="ko-KR"/>
                </w:rPr>
                <w:t xml:space="preserve">must (의무)</w:t>
              </w:r>
            </w:ins>
          </w:p>
        </w:tc>
        <w:tc>
          <w:tcPr>
            <w:tcW w:w="3600" w:type="dxa"/>
            <w:shd w:val="clear" w:color="auto" w:fill="FFFFFF"/>
            <w:tcMar>
              <w:top w:w="75" w:type="dxa"/>
              <w:left w:w="95" w:type="dxa"/>
              <w:bottom w:w="75" w:type="dxa"/>
              <w:right w:w="95" w:type="dxa"/>
            </w:tcMar>
            <w:vAlign w:val="center"/>
          </w:tcPr>
          <w:p>
            <w:pPr>
              <w:spacing w:after="20" w:line="259" w:lineRule="auto"/>
              <w:rPr>
                <w:ins w:id="9201" w:author="이민서" w:date="2026-10-27T12:00:00Z"/>
                <w:lang w:eastAsia="ko-KR"/>
              </w:rPr>
            </w:pPr>
            <w:ins w:id="9202" w:author="이민서" w:date="2026-10-27T12:00:00Z">
              <w:r>
                <w:rPr>
                  <w:sz w:val="19"/>
                  <w:lang w:eastAsia="ko-KR"/>
                </w:rPr>
                <w:t xml:space="preserve">-해야 한다</w:t>
              </w:r>
            </w:ins>
          </w:p>
        </w:tc>
        <w:tc>
          <w:tcPr>
            <w:tcW w:w="4224" w:type="dxa"/>
            <w:shd w:val="clear" w:color="auto" w:fill="FFFFFF"/>
            <w:tcMar>
              <w:top w:w="75" w:type="dxa"/>
              <w:left w:w="95" w:type="dxa"/>
              <w:bottom w:w="75" w:type="dxa"/>
              <w:right w:w="95" w:type="dxa"/>
            </w:tcMar>
            <w:vAlign w:val="center"/>
          </w:tcPr>
          <w:p>
            <w:pPr>
              <w:spacing w:after="20" w:line="259" w:lineRule="auto"/>
              <w:rPr>
                <w:ins w:id="9203" w:author="이민서" w:date="2026-10-27T12:00:00Z"/>
                <w:lang w:eastAsia="ko-KR"/>
              </w:rPr>
            </w:pPr>
            <w:ins w:id="9204" w:author="이민서" w:date="2026-10-27T12:00:00Z">
              <w:r>
                <w:rPr>
                  <w:sz w:val="19"/>
                  <w:lang w:eastAsia="ko-KR"/>
                </w:rPr>
                <w:t xml:space="preserve">추론의 must("must be tired")는 규범 의미가 아닙니다.</w:t>
              </w:r>
            </w:ins>
          </w:p>
        </w:tc>
      </w:tr>
      <w:tr>
        <w:trPr>
          <w:cantSplit/>
          <w:jc w:val="center"/>
          <w:ins w:id="9205" w:author="이민서" w:date="2026-10-27T12:00:00Z"/>
        </w:trPr>
        <w:tc>
          <w:tcPr>
            <w:tcW w:w="2400" w:type="dxa"/>
            <w:shd w:val="clear" w:color="auto" w:fill="F3F6F8"/>
            <w:tcMar>
              <w:top w:w="75" w:type="dxa"/>
              <w:left w:w="95" w:type="dxa"/>
              <w:bottom w:w="75" w:type="dxa"/>
              <w:right w:w="95" w:type="dxa"/>
            </w:tcMar>
            <w:vAlign w:val="center"/>
          </w:tcPr>
          <w:p>
            <w:pPr>
              <w:spacing w:after="20" w:line="259" w:lineRule="auto"/>
              <w:rPr>
                <w:ins w:id="9206" w:author="이민서" w:date="2026-10-27T12:00:00Z"/>
                <w:lang w:eastAsia="ko-KR"/>
              </w:rPr>
            </w:pPr>
            <w:ins w:id="9207" w:author="이민서" w:date="2026-10-27T12:00:00Z">
              <w:r>
                <w:rPr>
                  <w:sz w:val="19"/>
                  <w:lang w:eastAsia="ko-KR"/>
                </w:rPr>
                <w:t xml:space="preserve">must not</w:t>
              </w:r>
            </w:ins>
          </w:p>
        </w:tc>
        <w:tc>
          <w:tcPr>
            <w:tcW w:w="3600" w:type="dxa"/>
            <w:shd w:val="clear" w:color="auto" w:fill="F3F6F8"/>
            <w:tcMar>
              <w:top w:w="75" w:type="dxa"/>
              <w:left w:w="95" w:type="dxa"/>
              <w:bottom w:w="75" w:type="dxa"/>
              <w:right w:w="95" w:type="dxa"/>
            </w:tcMar>
            <w:vAlign w:val="center"/>
          </w:tcPr>
          <w:p>
            <w:pPr>
              <w:spacing w:after="20" w:line="259" w:lineRule="auto"/>
              <w:rPr>
                <w:ins w:id="9208" w:author="이민서" w:date="2026-10-27T12:00:00Z"/>
                <w:lang w:eastAsia="ko-KR"/>
              </w:rPr>
            </w:pPr>
            <w:ins w:id="9209" w:author="이민서" w:date="2026-10-27T12:00:00Z">
              <w:r>
                <w:rPr>
                  <w:sz w:val="19"/>
                  <w:lang w:eastAsia="ko-KR"/>
                </w:rPr>
                <w:t xml:space="preserve">-해서는 안 된다</w:t>
              </w:r>
            </w:ins>
          </w:p>
        </w:tc>
        <w:tc>
          <w:tcPr>
            <w:tcW w:w="4224" w:type="dxa"/>
            <w:shd w:val="clear" w:color="auto" w:fill="F3F6F8"/>
            <w:tcMar>
              <w:top w:w="75" w:type="dxa"/>
              <w:left w:w="95" w:type="dxa"/>
              <w:bottom w:w="75" w:type="dxa"/>
              <w:right w:w="95" w:type="dxa"/>
            </w:tcMar>
            <w:vAlign w:val="center"/>
          </w:tcPr>
          <w:p>
            <w:pPr>
              <w:spacing w:after="20" w:line="259" w:lineRule="auto"/>
              <w:rPr>
                <w:ins w:id="9210" w:author="이민서" w:date="2026-10-27T12:00:00Z"/>
                <w:lang w:eastAsia="ko-KR"/>
              </w:rPr>
            </w:pPr>
            <w:ins w:id="9211" w:author="이민서" w:date="2026-10-27T12:00:00Z">
              <w:r>
                <w:rPr>
                  <w:sz w:val="19"/>
                  <w:lang w:eastAsia="ko-KR"/>
                </w:rPr>
                <w:t xml:space="preserve">"-할 필요 없다", "-않아도 된다"로 옮기면 금지가 비의무로 바뀌어 훼손입니다.</w:t>
              </w:r>
            </w:ins>
          </w:p>
        </w:tc>
      </w:tr>
      <w:tr>
        <w:trPr>
          <w:cantSplit/>
          <w:jc w:val="center"/>
          <w:ins w:id="9212" w:author="이민서" w:date="2026-10-27T12:00:00Z"/>
        </w:trPr>
        <w:tc>
          <w:tcPr>
            <w:tcW w:w="2400" w:type="dxa"/>
            <w:shd w:val="clear" w:color="auto" w:fill="FFFFFF"/>
            <w:tcMar>
              <w:top w:w="75" w:type="dxa"/>
              <w:left w:w="95" w:type="dxa"/>
              <w:bottom w:w="75" w:type="dxa"/>
              <w:right w:w="95" w:type="dxa"/>
            </w:tcMar>
            <w:vAlign w:val="center"/>
          </w:tcPr>
          <w:p>
            <w:pPr>
              <w:spacing w:after="20" w:line="259" w:lineRule="auto"/>
              <w:rPr>
                <w:ins w:id="9213" w:author="이민서" w:date="2026-10-27T12:00:00Z"/>
                <w:lang w:eastAsia="ko-KR"/>
              </w:rPr>
            </w:pPr>
            <w:ins w:id="9214" w:author="이민서" w:date="2026-10-27T12:00:00Z">
              <w:r>
                <w:rPr>
                  <w:sz w:val="19"/>
                  <w:lang w:eastAsia="ko-KR"/>
                </w:rPr>
                <w:t xml:space="preserve">need not / do not have to</w:t>
              </w:r>
            </w:ins>
          </w:p>
        </w:tc>
        <w:tc>
          <w:tcPr>
            <w:tcW w:w="3600" w:type="dxa"/>
            <w:shd w:val="clear" w:color="auto" w:fill="FFFFFF"/>
            <w:tcMar>
              <w:top w:w="75" w:type="dxa"/>
              <w:left w:w="95" w:type="dxa"/>
              <w:bottom w:w="75" w:type="dxa"/>
              <w:right w:w="95" w:type="dxa"/>
            </w:tcMar>
            <w:vAlign w:val="center"/>
          </w:tcPr>
          <w:p>
            <w:pPr>
              <w:spacing w:after="20" w:line="259" w:lineRule="auto"/>
              <w:rPr>
                <w:ins w:id="9215" w:author="이민서" w:date="2026-10-27T12:00:00Z"/>
                <w:lang w:eastAsia="ko-KR"/>
              </w:rPr>
            </w:pPr>
            <w:ins w:id="9216" w:author="이민서" w:date="2026-10-27T12:00:00Z">
              <w:r>
                <w:rPr>
                  <w:sz w:val="19"/>
                  <w:lang w:eastAsia="ko-KR"/>
                </w:rPr>
                <w:t xml:space="preserve">-할 필요 없다, -않아도 된다</w:t>
              </w:r>
            </w:ins>
          </w:p>
        </w:tc>
        <w:tc>
          <w:tcPr>
            <w:tcW w:w="4224" w:type="dxa"/>
            <w:shd w:val="clear" w:color="auto" w:fill="FFFFFF"/>
            <w:tcMar>
              <w:top w:w="75" w:type="dxa"/>
              <w:left w:w="95" w:type="dxa"/>
              <w:bottom w:w="75" w:type="dxa"/>
              <w:right w:w="95" w:type="dxa"/>
            </w:tcMar>
            <w:vAlign w:val="center"/>
          </w:tcPr>
          <w:p>
            <w:pPr>
              <w:spacing w:after="20" w:line="259" w:lineRule="auto"/>
              <w:rPr>
                <w:ins w:id="9217" w:author="이민서" w:date="2026-10-27T12:00:00Z"/>
                <w:lang w:eastAsia="ko-KR"/>
              </w:rPr>
            </w:pPr>
            <w:ins w:id="9218" w:author="이민서" w:date="2026-10-27T12:00:00Z">
              <w:r>
                <w:rPr>
                  <w:sz w:val="19"/>
                  <w:lang w:eastAsia="ko-KR"/>
                </w:rPr>
                <w:t xml:space="preserve">"-해서는 안 된다"로 옮기면 비의무가 금지로 바뀝니다.</w:t>
              </w:r>
            </w:ins>
          </w:p>
        </w:tc>
      </w:tr>
      <w:tr>
        <w:trPr>
          <w:cantSplit/>
          <w:jc w:val="center"/>
          <w:ins w:id="9219" w:author="이민서" w:date="2026-10-27T12:00:00Z"/>
        </w:trPr>
        <w:tc>
          <w:tcPr>
            <w:tcW w:w="2400" w:type="dxa"/>
            <w:shd w:val="clear" w:color="auto" w:fill="F3F6F8"/>
            <w:tcMar>
              <w:top w:w="75" w:type="dxa"/>
              <w:left w:w="95" w:type="dxa"/>
              <w:bottom w:w="75" w:type="dxa"/>
              <w:right w:w="95" w:type="dxa"/>
            </w:tcMar>
            <w:vAlign w:val="center"/>
          </w:tcPr>
          <w:p>
            <w:pPr>
              <w:spacing w:after="20" w:line="259" w:lineRule="auto"/>
              <w:rPr>
                <w:ins w:id="9220" w:author="이민서" w:date="2026-10-27T12:00:00Z"/>
                <w:lang w:eastAsia="ko-KR"/>
              </w:rPr>
            </w:pPr>
            <w:ins w:id="9221" w:author="이민서" w:date="2026-10-27T12:00:00Z">
              <w:r>
                <w:rPr>
                  <w:sz w:val="19"/>
                  <w:lang w:eastAsia="ko-KR"/>
                </w:rPr>
                <w:t xml:space="preserve">may (허가)</w:t>
              </w:r>
            </w:ins>
          </w:p>
        </w:tc>
        <w:tc>
          <w:tcPr>
            <w:tcW w:w="3600" w:type="dxa"/>
            <w:shd w:val="clear" w:color="auto" w:fill="F3F6F8"/>
            <w:tcMar>
              <w:top w:w="75" w:type="dxa"/>
              <w:left w:w="95" w:type="dxa"/>
              <w:bottom w:w="75" w:type="dxa"/>
              <w:right w:w="95" w:type="dxa"/>
            </w:tcMar>
            <w:vAlign w:val="center"/>
          </w:tcPr>
          <w:p>
            <w:pPr>
              <w:spacing w:after="20" w:line="259" w:lineRule="auto"/>
              <w:rPr>
                <w:ins w:id="9222" w:author="이민서" w:date="2026-10-27T12:00:00Z"/>
                <w:lang w:eastAsia="ko-KR"/>
              </w:rPr>
            </w:pPr>
            <w:ins w:id="9223" w:author="이민서" w:date="2026-10-27T12:00:00Z">
              <w:r>
                <w:rPr>
                  <w:sz w:val="19"/>
                  <w:lang w:eastAsia="ko-KR"/>
                </w:rPr>
                <w:t xml:space="preserve">-해도 된다, -할 수 있다</w:t>
              </w:r>
            </w:ins>
          </w:p>
        </w:tc>
        <w:tc>
          <w:tcPr>
            <w:tcW w:w="4224" w:type="dxa"/>
            <w:shd w:val="clear" w:color="auto" w:fill="F3F6F8"/>
            <w:tcMar>
              <w:top w:w="75" w:type="dxa"/>
              <w:left w:w="95" w:type="dxa"/>
              <w:bottom w:w="75" w:type="dxa"/>
              <w:right w:w="95" w:type="dxa"/>
            </w:tcMar>
            <w:vAlign w:val="center"/>
          </w:tcPr>
          <w:p>
            <w:pPr>
              <w:spacing w:after="20" w:line="259" w:lineRule="auto"/>
              <w:rPr>
                <w:ins w:id="9224" w:author="이민서" w:date="2026-10-27T12:00:00Z"/>
                <w:lang w:eastAsia="ko-KR"/>
              </w:rPr>
            </w:pPr>
            <w:ins w:id="9225" w:author="이민서" w:date="2026-10-27T12:00:00Z">
              <w:r>
                <w:rPr>
                  <w:sz w:val="19"/>
                  <w:lang w:eastAsia="ko-KR"/>
                </w:rPr>
                <w:t xml:space="preserve">가능성의 may("may rain")와 구분합니다.</w:t>
              </w:r>
            </w:ins>
          </w:p>
        </w:tc>
      </w:tr>
      <w:tr>
        <w:trPr>
          <w:cantSplit/>
          <w:jc w:val="center"/>
          <w:ins w:id="9226" w:author="이민서" w:date="2026-10-27T12:00:00Z"/>
        </w:trPr>
        <w:tc>
          <w:tcPr>
            <w:tcW w:w="2400" w:type="dxa"/>
            <w:shd w:val="clear" w:color="auto" w:fill="FFFFFF"/>
            <w:tcMar>
              <w:top w:w="75" w:type="dxa"/>
              <w:left w:w="95" w:type="dxa"/>
              <w:bottom w:w="75" w:type="dxa"/>
              <w:right w:w="95" w:type="dxa"/>
            </w:tcMar>
            <w:vAlign w:val="center"/>
          </w:tcPr>
          <w:p>
            <w:pPr>
              <w:spacing w:after="20" w:line="259" w:lineRule="auto"/>
              <w:rPr>
                <w:ins w:id="9227" w:author="이민서" w:date="2026-10-27T12:00:00Z"/>
                <w:lang w:eastAsia="ko-KR"/>
              </w:rPr>
            </w:pPr>
            <w:ins w:id="9228" w:author="이민서" w:date="2026-10-27T12:00:00Z">
              <w:r>
                <w:rPr>
                  <w:sz w:val="19"/>
                  <w:lang w:eastAsia="ko-KR"/>
                </w:rPr>
                <w:t xml:space="preserve">should (권고)</w:t>
              </w:r>
            </w:ins>
          </w:p>
        </w:tc>
        <w:tc>
          <w:tcPr>
            <w:tcW w:w="3600" w:type="dxa"/>
            <w:shd w:val="clear" w:color="auto" w:fill="FFFFFF"/>
            <w:tcMar>
              <w:top w:w="75" w:type="dxa"/>
              <w:left w:w="95" w:type="dxa"/>
              <w:bottom w:w="75" w:type="dxa"/>
              <w:right w:w="95" w:type="dxa"/>
            </w:tcMar>
            <w:vAlign w:val="center"/>
          </w:tcPr>
          <w:p>
            <w:pPr>
              <w:spacing w:after="20" w:line="259" w:lineRule="auto"/>
              <w:rPr>
                <w:ins w:id="9229" w:author="이민서" w:date="2026-10-27T12:00:00Z"/>
                <w:lang w:eastAsia="ko-KR"/>
              </w:rPr>
            </w:pPr>
            <w:ins w:id="9230" w:author="이민서" w:date="2026-10-27T12:00:00Z">
              <w:r>
                <w:rPr>
                  <w:sz w:val="19"/>
                  <w:lang w:eastAsia="ko-KR"/>
                </w:rPr>
                <w:t xml:space="preserve">-해야 한다, -하는 것이 좋다</w:t>
              </w:r>
            </w:ins>
          </w:p>
        </w:tc>
        <w:tc>
          <w:tcPr>
            <w:tcW w:w="4224" w:type="dxa"/>
            <w:shd w:val="clear" w:color="auto" w:fill="FFFFFF"/>
            <w:tcMar>
              <w:top w:w="75" w:type="dxa"/>
              <w:left w:w="95" w:type="dxa"/>
              <w:bottom w:w="75" w:type="dxa"/>
              <w:right w:w="95" w:type="dxa"/>
            </w:tcMar>
            <w:vAlign w:val="center"/>
          </w:tcPr>
          <w:p>
            <w:pPr>
              <w:spacing w:after="20" w:line="259" w:lineRule="auto"/>
              <w:rPr>
                <w:ins w:id="9231" w:author="이민서" w:date="2026-10-27T12:00:00Z"/>
                <w:lang w:eastAsia="ko-KR"/>
              </w:rPr>
            </w:pPr>
            <w:ins w:id="9232" w:author="이민서" w:date="2026-10-27T12:00:00Z">
              <w:r>
                <w:rPr>
                  <w:sz w:val="19"/>
                  <w:lang w:eastAsia="ko-KR"/>
                </w:rPr>
                <w:t xml:space="preserve">예상의 should("should arrive soon")와 구분합니다.</w:t>
              </w:r>
            </w:ins>
          </w:p>
        </w:tc>
      </w:tr>
    </w:tbl>
    <w:p>
      <w:pPr>
        <w:spacing w:after="0"/>
        <w:rPr>
          <w:ins w:id="9245" w:author="이민서" w:date="2026-10-27T12:00:00Z"/>
        </w:rPr>
      </w:pPr>
    </w:p>
    <w:p w14:paraId="0FC89438" w14:textId="77777777" w:rsidR="0085389E" w:rsidRDefault="00000000" w:rsidP="00005F68">
      <w:pPr>
        <w:pStyle w:val="21"/>
        <w:rPr>
          <w:lang w:eastAsia="ko-KR"/>
        </w:rPr>
      </w:pPr>
      <w:r>
        <w:rPr>
          <w:lang w:eastAsia="ko-KR"/>
        </w:rPr>
        <w:lastRenderedPageBreak/>
        <w:t>여러 축에 함께 기록하는 경우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7632"/>
      </w:tblGrid>
      <w:tr w:rsidR="0085389E" w14:paraId="27F1AEC9" w14:textId="77777777">
        <w:trPr>
          <w:cantSplit/>
          <w:tblHeader/>
          <w:jc w:val="center"/>
        </w:trPr>
        <w:tc>
          <w:tcPr>
            <w:tcW w:w="2592" w:type="dxa"/>
            <w:shd w:val="clear" w:color="auto" w:fill="243B53"/>
            <w:tcMar>
              <w:top w:w="75" w:type="dxa"/>
              <w:left w:w="95" w:type="dxa"/>
              <w:bottom w:w="75" w:type="dxa"/>
              <w:right w:w="95" w:type="dxa"/>
            </w:tcMar>
            <w:vAlign w:val="center"/>
          </w:tcPr>
          <w:p w14:paraId="1CEAD394" w14:textId="77777777" w:rsidR="0085389E" w:rsidRDefault="00000000" w:rsidP="00005F68">
            <w:pPr>
              <w:spacing w:after="20" w:line="259" w:lineRule="auto"/>
            </w:pPr>
            <w:r>
              <w:rPr>
                <w:b/>
                <w:color w:val="FFFFFF"/>
                <w:sz w:val="19"/>
              </w:rPr>
              <w:t>축 조합</w:t>
            </w:r>
          </w:p>
        </w:tc>
        <w:tc>
          <w:tcPr>
            <w:tcW w:w="7632" w:type="dxa"/>
            <w:shd w:val="clear" w:color="auto" w:fill="243B53"/>
            <w:tcMar>
              <w:top w:w="75" w:type="dxa"/>
              <w:left w:w="95" w:type="dxa"/>
              <w:bottom w:w="75" w:type="dxa"/>
              <w:right w:w="95" w:type="dxa"/>
            </w:tcMar>
            <w:vAlign w:val="center"/>
          </w:tcPr>
          <w:p w14:paraId="77C3A72F" w14:textId="77777777" w:rsidR="0085389E" w:rsidRDefault="00000000" w:rsidP="00005F68">
            <w:pPr>
              <w:spacing w:after="20" w:line="259" w:lineRule="auto"/>
            </w:pPr>
            <w:r>
              <w:rPr>
                <w:b/>
                <w:color w:val="FFFFFF"/>
                <w:sz w:val="19"/>
              </w:rPr>
              <w:t>기록 원칙</w:t>
            </w:r>
          </w:p>
        </w:tc>
      </w:tr>
      <w:tr w:rsidR="0085389E" w14:paraId="2949589A" w14:textId="77777777">
        <w:trPr>
          <w:cantSplit/>
          <w:jc w:val="center"/>
        </w:trPr>
        <w:tc>
          <w:tcPr>
            <w:tcW w:w="2592" w:type="dxa"/>
            <w:shd w:val="clear" w:color="auto" w:fill="FFFFFF"/>
            <w:tcMar>
              <w:top w:w="75" w:type="dxa"/>
              <w:left w:w="95" w:type="dxa"/>
              <w:bottom w:w="75" w:type="dxa"/>
              <w:right w:w="95" w:type="dxa"/>
            </w:tcMar>
            <w:vAlign w:val="center"/>
          </w:tcPr>
          <w:p w14:paraId="7DCB2078" w14:textId="77777777" w:rsidR="0085389E" w:rsidRDefault="00000000" w:rsidP="00005F68">
            <w:pPr>
              <w:spacing w:after="20" w:line="259" w:lineRule="auto"/>
            </w:pPr>
            <w:r>
              <w:rPr>
                <w:sz w:val="19"/>
              </w:rPr>
              <w:t>Context와 Register</w:t>
            </w:r>
          </w:p>
        </w:tc>
        <w:tc>
          <w:tcPr>
            <w:tcW w:w="7632" w:type="dxa"/>
            <w:shd w:val="clear" w:color="auto" w:fill="FFFFFF"/>
            <w:tcMar>
              <w:top w:w="75" w:type="dxa"/>
              <w:left w:w="95" w:type="dxa"/>
              <w:bottom w:w="75" w:type="dxa"/>
              <w:right w:w="95" w:type="dxa"/>
            </w:tcMar>
            <w:vAlign w:val="center"/>
          </w:tcPr>
          <w:p w14:paraId="74A9986C" w14:textId="77777777" w:rsidR="0085389E" w:rsidRDefault="00000000" w:rsidP="00005F68">
            <w:pPr>
              <w:spacing w:after="20" w:line="259" w:lineRule="auto"/>
              <w:rPr>
                <w:lang w:eastAsia="ko-KR"/>
              </w:rPr>
            </w:pPr>
            <w:r>
              <w:rPr>
                <w:sz w:val="19"/>
                <w:lang w:eastAsia="ko-KR"/>
              </w:rPr>
              <w:t>요청 내용은 유지되지만 높임·호칭이 관계에 맞지 않으면 Register를 검토합니다. 말투 변화만으로 Context까지 자동 훼손 처리하지 않습니다.</w:t>
            </w:r>
            <w:ins w:id="9246" w:author="이민서" w:date="2026-10-27T12:00:00Z">
              <w:r>
                <w:rPr>
                  <w:sz w:val="19"/>
                  <w:lang w:eastAsia="ko-KR"/>
                </w:rPr>
                <w:t xml:space="preserve"> please·kindly 같은 공손 표지를 단어로 옮기지 않았더라도 높임이나 종결어미로 공손함이 전달되면 보존입니다.</w:t>
              </w:r>
            </w:ins>
          </w:p>
        </w:tc>
      </w:tr>
      <w:tr w:rsidR="0085389E" w14:paraId="5FFC2287" w14:textId="77777777">
        <w:trPr>
          <w:cantSplit/>
          <w:jc w:val="center"/>
        </w:trPr>
        <w:tc>
          <w:tcPr>
            <w:tcW w:w="2592" w:type="dxa"/>
            <w:shd w:val="clear" w:color="auto" w:fill="F3F6F8"/>
            <w:tcMar>
              <w:top w:w="75" w:type="dxa"/>
              <w:left w:w="95" w:type="dxa"/>
              <w:bottom w:w="75" w:type="dxa"/>
              <w:right w:w="95" w:type="dxa"/>
            </w:tcMar>
            <w:vAlign w:val="center"/>
          </w:tcPr>
          <w:p w14:paraId="7DD8DF0A" w14:textId="77777777" w:rsidR="0085389E" w:rsidRDefault="00000000" w:rsidP="00005F68">
            <w:pPr>
              <w:spacing w:after="20" w:line="259" w:lineRule="auto"/>
            </w:pPr>
            <w:r>
              <w:rPr>
                <w:sz w:val="19"/>
              </w:rPr>
              <w:t>Semantic과 Textual</w:t>
            </w:r>
          </w:p>
        </w:tc>
        <w:tc>
          <w:tcPr>
            <w:tcW w:w="7632" w:type="dxa"/>
            <w:shd w:val="clear" w:color="auto" w:fill="F3F6F8"/>
            <w:tcMar>
              <w:top w:w="75" w:type="dxa"/>
              <w:left w:w="95" w:type="dxa"/>
              <w:bottom w:w="75" w:type="dxa"/>
              <w:right w:w="95" w:type="dxa"/>
            </w:tcMar>
            <w:vAlign w:val="center"/>
          </w:tcPr>
          <w:p w14:paraId="03F16D56" w14:textId="77777777" w:rsidR="0085389E" w:rsidRDefault="00000000" w:rsidP="00005F68">
            <w:pPr>
              <w:spacing w:after="20" w:line="259" w:lineRule="auto"/>
              <w:rPr>
                <w:lang w:eastAsia="ko-KR"/>
              </w:rPr>
            </w:pPr>
            <w:r>
              <w:rPr>
                <w:sz w:val="19"/>
                <w:lang w:eastAsia="ko-KR"/>
              </w:rPr>
              <w:t>내용 변화와 지시·논리·초점 관계의 훼손을 각각 설명할 수 있을 때 함께 기록합니다. 문장 분할이나 접속사 생략 자체는 오류가 아닙니다.</w:t>
            </w:r>
            <w:ins w:id="9247" w:author="이민서" w:date="2026-10-27T12:00:00Z">
              <w:r>
                <w:rPr>
                  <w:sz w:val="19"/>
                  <w:lang w:eastAsia="ko-KR"/>
                </w:rPr>
                <w:t xml:space="preserve"> 내용이 단순히 빠진 것은 Semantic에서만 판정하고, 누락 때문에 지시·연결·초점 관계까지 바뀐 경우에만 Textual에도 기록합니다.</w:t>
              </w:r>
            </w:ins>
          </w:p>
        </w:tc>
      </w:tr>
      <w:tr w:rsidR="0085389E" w14:paraId="6B92C681" w14:textId="77777777">
        <w:trPr>
          <w:cantSplit/>
          <w:jc w:val="center"/>
        </w:trPr>
        <w:tc>
          <w:tcPr>
            <w:tcW w:w="2592" w:type="dxa"/>
            <w:shd w:val="clear" w:color="auto" w:fill="FFFFFF"/>
            <w:tcMar>
              <w:top w:w="75" w:type="dxa"/>
              <w:left w:w="95" w:type="dxa"/>
              <w:bottom w:w="75" w:type="dxa"/>
              <w:right w:w="95" w:type="dxa"/>
            </w:tcMar>
            <w:vAlign w:val="center"/>
          </w:tcPr>
          <w:p w14:paraId="66C58E46" w14:textId="77777777" w:rsidR="0085389E" w:rsidRDefault="00000000" w:rsidP="00005F68">
            <w:pPr>
              <w:spacing w:after="20" w:line="259" w:lineRule="auto"/>
            </w:pPr>
            <w:r>
              <w:rPr>
                <w:sz w:val="19"/>
              </w:rPr>
              <w:t>Semantic과 Cultural</w:t>
            </w:r>
          </w:p>
        </w:tc>
        <w:tc>
          <w:tcPr>
            <w:tcW w:w="7632" w:type="dxa"/>
            <w:shd w:val="clear" w:color="auto" w:fill="FFFFFF"/>
            <w:tcMar>
              <w:top w:w="75" w:type="dxa"/>
              <w:left w:w="95" w:type="dxa"/>
              <w:bottom w:w="75" w:type="dxa"/>
              <w:right w:w="95" w:type="dxa"/>
            </w:tcMar>
            <w:vAlign w:val="center"/>
          </w:tcPr>
          <w:p w14:paraId="43F00F96" w14:textId="77777777" w:rsidR="0085389E" w:rsidRDefault="00000000" w:rsidP="00005F68">
            <w:pPr>
              <w:spacing w:after="20" w:line="259" w:lineRule="auto"/>
              <w:rPr>
                <w:lang w:eastAsia="ko-KR"/>
              </w:rPr>
            </w:pPr>
            <w:r>
              <w:rPr>
                <w:sz w:val="19"/>
                <w:lang w:eastAsia="ko-KR"/>
              </w:rPr>
              <w:t>의미와 문화·제도적 기능이 모두 달라졌다는 근거가 있을 때 함께 기록합니다. 전문용어 오역이라는 이유만으로 Cultural을 자동 적용하지 않습니다.</w:t>
            </w:r>
            <w:ins w:id="9248" w:author="이민서" w:date="2026-10-27T12:00:00Z">
              <w:r>
                <w:rPr>
                  <w:sz w:val="19"/>
                  <w:lang w:eastAsia="ko-KR"/>
                </w:rPr>
                <w:t xml:space="preserve"> 단위를 환산하다가 숫자만 틀린 것은 Semantic에만 기록합니다. 단위 체계나 제도를 다른 것으로 바꾸어 한국어 독자가 다른 제도·단위로 이해하게 되면 Cultural에도 기록합니다. 판단 질문: "번역만 읽은 독자가 그 제도·단위를 다른 것으로 이해하게 됩니까?"</w:t>
              </w:r>
            </w:ins>
          </w:p>
        </w:tc>
      </w:tr>
      <w:tr>
        <w:trPr>
          <w:cantSplit/>
          <w:jc w:val="center"/>
          <w:ins w:id="9249" w:author="이민서" w:date="2026-10-27T12:00:00Z"/>
        </w:trPr>
        <w:tc>
          <w:tcPr>
            <w:tcW w:w="2592" w:type="dxa"/>
            <w:shd w:val="clear" w:color="auto" w:fill="F3F6F8"/>
            <w:tcMar>
              <w:top w:w="75" w:type="dxa"/>
              <w:left w:w="95" w:type="dxa"/>
              <w:bottom w:w="75" w:type="dxa"/>
              <w:right w:w="95" w:type="dxa"/>
            </w:tcMar>
            <w:vAlign w:val="center"/>
          </w:tcPr>
          <w:p>
            <w:pPr>
              <w:spacing w:after="20" w:line="259" w:lineRule="auto"/>
              <w:rPr>
                <w:ins w:id="9250" w:author="이민서" w:date="2026-10-27T12:00:00Z"/>
                <w:lang w:eastAsia="ko-KR"/>
              </w:rPr>
            </w:pPr>
            <w:ins w:id="9251" w:author="이민서" w:date="2026-10-27T12:00:00Z">
              <w:r>
                <w:rPr>
                  <w:sz w:val="19"/>
                  <w:lang w:eastAsia="ko-KR"/>
                </w:rPr>
                <w:t xml:space="preserve">Register와 Cultural</w:t>
              </w:r>
            </w:ins>
          </w:p>
        </w:tc>
        <w:tc>
          <w:tcPr>
            <w:tcW w:w="7632" w:type="dxa"/>
            <w:shd w:val="clear" w:color="auto" w:fill="F3F6F8"/>
            <w:tcMar>
              <w:top w:w="75" w:type="dxa"/>
              <w:left w:w="95" w:type="dxa"/>
              <w:bottom w:w="75" w:type="dxa"/>
              <w:right w:w="95" w:type="dxa"/>
            </w:tcMar>
            <w:vAlign w:val="center"/>
          </w:tcPr>
          <w:p>
            <w:pPr>
              <w:spacing w:after="20" w:line="259" w:lineRule="auto"/>
              <w:rPr>
                <w:ins w:id="9252" w:author="이민서" w:date="2026-10-27T12:00:00Z"/>
                <w:lang w:eastAsia="ko-KR"/>
              </w:rPr>
            </w:pPr>
            <w:commentRangeStart w:id="5"/>
            <w:ins w:id="9253" w:author="이민서" w:date="2026-10-27T12:00:00Z">
              <w:r>
                <w:rPr>
                  <w:sz w:val="19"/>
                  <w:lang w:eastAsia="ko-KR"/>
                </w:rPr>
                <w:t xml:space="preserve">비하·경멸 호칭이 중립적인 말로 바뀌면, 화자의 경멸하는 태도가 약해진 것은 Register에, 그 표현이 지닌 민족·집단 비하라는 문화적 의미가 사라진 것은 Cultural에 기록합니다.</w:t>
              </w:r>
            </w:ins>
            <w:commentRangeEnd w:id="5"/>
            <w:ins w:id="9254" w:author="이민서" w:date="2026-10-27T12:00:00Z">
              <w:r>
                <w:commentReference w:id="5"/>
              </w:r>
            </w:ins>
          </w:p>
        </w:tc>
      </w:tr>
    </w:tbl>
    <w:p w14:paraId="78D63AF8" w14:textId="77777777" w:rsidR="0085389E" w:rsidRDefault="0085389E" w:rsidP="00005F68">
      <w:pPr>
        <w:spacing w:after="0"/>
        <w:rPr>
          <w:lang w:eastAsia="ko-KR"/>
        </w:rPr>
      </w:pPr>
    </w:p>
    <w:p w14:paraId="4DA142E4" w14:textId="2AEA4938" w:rsidR="0085389E" w:rsidRDefault="00000000" w:rsidP="00005F68">
      <w:pPr>
        <w:rPr>
          <w:rFonts w:hint="eastAsia"/>
          <w:lang w:eastAsia="ko-KR"/>
        </w:rPr>
      </w:pPr>
      <w:r>
        <w:rPr>
          <w:lang w:eastAsia="ko-KR"/>
        </w:rPr>
        <w:t>공동 훼손은 각 축의 근거가 있을 때만 기록합니다. 축마다 근거 구간과 이유를 작성하되, 같은 오류는 같은 오류ID로 연결합니다.</w:t>
      </w:r>
    </w:p>
    <w:p w14:paraId="3F247B36" w14:textId="7666ADEE" w:rsidR="002B3F11" w:rsidRPr="002B3F11" w:rsidRDefault="002B3F11" w:rsidP="002B3F11">
      <w:pPr>
        <w:rPr>
          <w:lang w:eastAsia="ko-KR"/>
        </w:rPr>
      </w:pPr>
      <w:r>
        <w:rPr>
          <w:b/>
          <w:bCs/>
          <w:lang w:eastAsia="ko-KR"/>
        </w:rPr>
        <w:t xml:space="preserve">Ex1) </w:t>
      </w:r>
      <w:r>
        <w:rPr>
          <w:lang w:eastAsia="ko-KR"/>
        </w:rPr>
        <w:t xml:space="preserve">Context·Deontic 공동 훼손: 신청 절차에서 제출을 요구하는 “Submit your application by Friday.”가 “금요일까지 신청서를 제출할 수 있습니다.”로 번역된 경우입니다. 제출 지시가 가능 여부를 안내하는 설명으로 바뀌므로 </w:t>
      </w:r>
      <w:r>
        <w:rPr>
          <w:b/>
          <w:bCs/>
          <w:lang w:eastAsia="ko-KR"/>
        </w:rPr>
        <w:t>Context 훼손</w:t>
      </w:r>
      <w:r>
        <w:rPr>
          <w:lang w:eastAsia="ko-KR"/>
        </w:rPr>
        <w:t xml:space="preserve">, 기한 내 제출해야 한다는 요구가 전달되지 않으므로 </w:t>
      </w:r>
      <w:r>
        <w:rPr>
          <w:b/>
          <w:bCs/>
          <w:lang w:eastAsia="ko-KR"/>
        </w:rPr>
        <w:t>Deontic 훼손</w:t>
      </w:r>
      <w:r>
        <w:rPr>
          <w:lang w:eastAsia="ko-KR"/>
        </w:rPr>
        <w:t>으로 기록합니다.</w:t>
      </w:r>
    </w:p>
    <w:p w14:paraId="099284AA" w14:textId="1F053770" w:rsidR="00F53130" w:rsidRDefault="002B3F11" w:rsidP="002B3F11">
      <w:pPr>
        <w:rPr>
          <w:rFonts w:hint="eastAsia"/>
          <w:lang w:eastAsia="ko-KR"/>
        </w:rPr>
      </w:pPr>
      <w:r>
        <w:rPr>
          <w:b/>
          <w:bCs/>
          <w:lang w:eastAsia="ko-KR"/>
        </w:rPr>
        <w:t xml:space="preserve">Ex2) </w:t>
      </w:r>
      <w:r>
        <w:t>Textual·Semantic</w:t>
      </w:r>
      <w:r>
        <w:rPr>
          <w:lang w:eastAsia="ko-KR"/>
        </w:rPr>
        <w:t>·Deontic</w:t>
      </w:r>
      <w:r>
        <w:t xml:space="preserve"> 공동 훼손 </w:t>
      </w:r>
      <w:r>
        <w:rPr>
          <w:b/>
          <w:bCs/>
          <w:lang w:eastAsia="ko-KR"/>
        </w:rPr>
        <w:t>:</w:t>
      </w:r>
      <w:r>
        <w:rPr>
          <w:lang w:eastAsia="ko-KR"/>
        </w:rPr>
        <w:t xml:space="preserve"> “Only students who have completed the course may apply.”가 “과정을 이수한 학생은 신청만 할 수 있습니다.”로 번역된 경우입니다. ‘이수한 학생만’이라는 초점이 ‘신청만’으로 이동하므로 </w:t>
      </w:r>
      <w:r>
        <w:rPr>
          <w:b/>
          <w:bCs/>
          <w:lang w:eastAsia="ko-KR"/>
        </w:rPr>
        <w:t>Textual 훼손</w:t>
      </w:r>
      <w:r>
        <w:rPr>
          <w:lang w:eastAsia="ko-KR"/>
        </w:rPr>
        <w:t xml:space="preserve">, 신청 자격의 제한이 행동의 제한으로 바뀌므로 </w:t>
      </w:r>
      <w:r>
        <w:rPr>
          <w:b/>
          <w:bCs/>
          <w:lang w:eastAsia="ko-KR"/>
        </w:rPr>
        <w:t>Semantic 훼손</w:t>
      </w:r>
      <w:r>
        <w:rPr>
          <w:rFonts w:hint="eastAsia"/>
          <w:lang w:eastAsia="ko-KR"/>
        </w:rPr>
        <w:t xml:space="preserve">, </w:t>
      </w:r>
      <w:r>
        <w:rPr>
          <w:lang w:eastAsia="ko-KR"/>
        </w:rPr>
        <w:t xml:space="preserve">신청을 허가받는 대상과 허가 범위가 달라지므로 </w:t>
      </w:r>
      <w:r>
        <w:rPr>
          <w:rStyle w:val="af1"/>
          <w:lang w:eastAsia="ko-KR"/>
        </w:rPr>
        <w:t>Deontic 훼손</w:t>
      </w:r>
      <w:r>
        <w:rPr>
          <w:lang w:eastAsia="ko-KR"/>
        </w:rPr>
        <w:t>으로 기록합니다. 동일한 오류가 세 축에 영향을 주므로 같은 오류 ID를 사용합니다.</w:t>
      </w:r>
    </w:p>
    <w:p>
      <w:pPr>
        <w:rPr>
          <w:ins w:id="9255" w:author="이민서" w:date="2026-10-27T12:00:00Z"/>
          <w:lang w:eastAsia="ko-KR"/>
        </w:rPr>
      </w:pPr>
      <w:commentRangeStart w:id="10"/>
      <w:ins w:id="9256" w:author="이민서" w:date="2026-10-27T12:00:00Z">
        <w:r>
          <w:rPr>
            <w:b/>
            <w:bCs/>
            <w:lang w:eastAsia="ko-KR"/>
          </w:rPr>
          <w:t xml:space="preserve">Ex3)</w:t>
        </w:r>
        <w:r>
          <w:rPr>
            <w:lang w:eastAsia="ko-KR"/>
          </w:rPr>
          <w:t xml:space="preserve"> Textual 단독 훼손: "Prices rose, while wages fell."이 "물가가 오르는 동안 임금이 떨어졌다."로 번역된 경우입니다. 물가 상승과 임금 하락이라는 내용은 유지되므로 </w:t>
        </w:r>
        <w:r>
          <w:rPr>
            <w:b/>
            <w:bCs/>
            <w:lang w:eastAsia="ko-KR"/>
          </w:rPr>
          <w:t xml:space="preserve">Semantic은 보존</w:t>
        </w:r>
        <w:r>
          <w:rPr>
            <w:lang w:eastAsia="ko-KR"/>
          </w:rPr>
          <w:t xml:space="preserve">이지만, 두 사실을 대조하는 관계가 동시에 일어난 일의 시간 관계로 바뀌었으므로 </w:t>
        </w:r>
        <w:r>
          <w:rPr>
            <w:b/>
            <w:bCs/>
            <w:lang w:eastAsia="ko-KR"/>
          </w:rPr>
          <w:t xml:space="preserve">Textual 훼손</w:t>
        </w:r>
        <w:r>
          <w:rPr>
            <w:lang w:eastAsia="ko-KR"/>
          </w:rPr>
          <w:t xml:space="preserve">입니다. 반대로 "Because the sample was contaminated, the results were discarded."가 "샘플이 오염되어 결과를 폐기했다."로 번역되면 because를 그대로 옮기지 않았지만 인과가 "-어서"로 남아 있으므로 Textual은 보존입니다.</w:t>
        </w:r>
      </w:ins>
      <w:commentRangeEnd w:id="10"/>
      <w:ins w:id="9257" w:author="이민서" w:date="2026-10-27T12:00:00Z">
        <w:r>
          <w:commentReference w:id="10"/>
        </w:r>
      </w:ins>
    </w:p>
    <w:p>
      <w:pPr>
        <w:rPr>
          <w:ins w:id="9258" w:author="이민서" w:date="2026-10-27T12:00:00Z"/>
          <w:lang w:eastAsia="ko-KR"/>
        </w:rPr>
      </w:pPr>
      <w:ins w:id="9259" w:author="이민서" w:date="2026-10-27T12:00:00Z">
        <w:r>
          <w:rPr>
            <w:b/>
            <w:bCs/>
            <w:lang w:eastAsia="ko-KR"/>
          </w:rPr>
          <w:t xml:space="preserve">Ex4)</w:t>
        </w:r>
        <w:r>
          <w:rPr>
            <w:lang w:eastAsia="ko-KR"/>
          </w:rPr>
          <w:t xml:space="preserve"> Context는 보존, Register는 훼손: 학교 안내문의 "Please contact the school office if you have any questions."가 "궁금한 거 있으면 학교 사무실에 연락해."로 번역된 경우입니다. 연락을 요청하는 기능은 유지되므로 </w:t>
        </w:r>
        <w:r>
          <w:rPr>
            <w:b/>
            <w:bCs/>
            <w:lang w:eastAsia="ko-KR"/>
          </w:rPr>
          <w:t xml:space="preserve">Context는 보존</w:t>
        </w:r>
        <w:r>
          <w:rPr>
            <w:lang w:eastAsia="ko-KR"/>
          </w:rPr>
          <w:t xml:space="preserve">입니다. 학교가 보호자에게 보내는 공식 안내를 반말로 바꾸었으므로 </w:t>
        </w:r>
        <w:r>
          <w:rPr>
            <w:b/>
            <w:bCs/>
            <w:lang w:eastAsia="ko-KR"/>
          </w:rPr>
          <w:t xml:space="preserve">Register 훼손</w:t>
        </w:r>
        <w:r>
          <w:rPr>
            <w:lang w:eastAsia="ko-KR"/>
          </w:rPr>
          <w:t xml:space="preserve">입니다.</w:t>
        </w:r>
      </w:ins>
    </w:p>
    <w:p>
      <w:pPr>
        <w:rPr>
          <w:ins w:id="9260" w:author="이민서" w:date="2026-10-27T12:00:00Z"/>
          <w:lang w:eastAsia="ko-KR"/>
        </w:rPr>
      </w:pPr>
      <w:ins w:id="9261" w:author="이민서" w:date="2026-10-27T12:00:00Z">
        <w:r>
          <w:rPr>
            <w:b/>
            <w:bCs/>
            <w:lang w:eastAsia="ko-KR"/>
          </w:rPr>
          <w:t xml:space="preserve">Ex5)</w:t>
        </w:r>
        <w:r>
          <w:rPr>
            <w:lang w:eastAsia="ko-KR"/>
          </w:rPr>
          <w:t xml:space="preserve"> Cultural 판정: 평가조건이 "한국 제도로 대체하지 않음"으로 정한 미국 학교 안내 자료에서 "Grade 9 students"를 "중학교 3학년 학생"으로 옮기면, 미국에서 고등학교 첫 학년인 9학년을 한국 학제로 바꾸어 독자가 중학생으로 이해하게 되므로 </w:t>
        </w:r>
        <w:r>
          <w:rPr>
            <w:b/>
            <w:bCs/>
            <w:lang w:eastAsia="ko-KR"/>
          </w:rPr>
          <w:t xml:space="preserve">Cultural 훼손</w:t>
        </w:r>
        <w:r>
          <w:rPr>
            <w:lang w:eastAsia="ko-KR"/>
          </w:rPr>
          <w:t xml:space="preserve">입니다. 미국식 날짜 "04/05/2026"(4월 5일)을 "2026년 5월 4일"로 옮기면 날짜가 달라졌으므로 </w:t>
        </w:r>
        <w:r>
          <w:rPr>
            <w:b/>
            <w:bCs/>
            <w:lang w:eastAsia="ko-KR"/>
          </w:rPr>
          <w:t xml:space="preserve">Semantic 훼손</w:t>
        </w:r>
        <w:r>
          <w:rPr>
            <w:lang w:eastAsia="ko-KR"/>
          </w:rPr>
          <w:t xml:space="preserve">이고, 로케일 표기를 잘못 해석했으므로 </w:t>
        </w:r>
        <w:r>
          <w:rPr>
            <w:b/>
            <w:bCs/>
            <w:lang w:eastAsia="ko-KR"/>
          </w:rPr>
          <w:t xml:space="preserve">Cultural도 훼손</w:t>
        </w:r>
        <w:r>
          <w:rPr>
            <w:lang w:eastAsia="ko-KR"/>
          </w:rPr>
          <w:t xml:space="preserve">입니다.</w:t>
        </w:r>
      </w:ins>
    </w:p>
    <w:p w14:paraId="3E8FF5FA" w14:textId="77777777" w:rsidR="0085389E" w:rsidRDefault="00000000" w:rsidP="00005F68">
      <w:pPr>
        <w:pStyle w:val="1"/>
        <w:pageBreakBefore/>
        <w:rPr>
          <w:lang w:eastAsia="ko-KR"/>
        </w:rPr>
      </w:pPr>
      <w:r>
        <w:rPr>
          <w:lang w:eastAsia="ko-KR"/>
        </w:rPr>
        <w:lastRenderedPageBreak/>
        <w:t>6 평가 가능 여부와 논의 후 기록</w:t>
      </w:r>
    </w:p>
    <w:p w14:paraId="33DC46CC" w14:textId="77777777" w:rsidR="0085389E" w:rsidRDefault="00000000" w:rsidP="00005F68">
      <w:pPr>
        <w:pStyle w:val="21"/>
        <w:rPr>
          <w:lang w:eastAsia="ko-KR"/>
        </w:rPr>
      </w:pPr>
      <w:r>
        <w:rPr>
          <w:lang w:eastAsia="ko-KR"/>
        </w:rPr>
        <w:t>대응 구간을 확인합니다</w:t>
      </w:r>
    </w:p>
    <w:p w14:paraId="2494C4D2" w14:textId="77777777" w:rsidR="0085389E" w:rsidRDefault="00000000" w:rsidP="00005F68">
      <w:pPr>
        <w:rPr>
          <w:lang w:eastAsia="ko-KR"/>
        </w:rPr>
      </w:pPr>
      <w:r>
        <w:rPr>
          <w:lang w:eastAsia="ko-KR"/>
        </w:rPr>
        <w:t>원문 한 문장이 한국어 두 문장으로 나뉘면 대응 구간 전체를 함께 평가합니다. 여러 원문 문장이 합쳐져 지정된 문장만 분리 판정하기 어려우면 판단보류를 선택하고 “정렬 검토 필요”라고 기록합니다.</w:t>
      </w:r>
    </w:p>
    <w:p w14:paraId="7A4F756A" w14:textId="77777777" w:rsidR="0085389E" w:rsidRDefault="00000000" w:rsidP="00005F68">
      <w:pPr>
        <w:rPr>
          <w:lang w:eastAsia="ko-KR"/>
        </w:rPr>
      </w:pPr>
      <w:r>
        <w:rPr>
          <w:lang w:eastAsia="ko-KR"/>
        </w:rPr>
        <w:t>누락이 의심되면 해당 내용이 전체 번역의 다른 위치에 있는지 먼저 확인합니다. 전체 출력이 제공되지 않아 확인할 수 없으면 필요한 자료를 요청하고, 확인이 필요한 축은 판단보류로 남깁니다. 평가자가 번역을 보충하거나 평가대상 범위를 임의로 바꾸지 않습니다.</w:t>
      </w:r>
    </w:p>
    <w:p w14:paraId="55586E80" w14:textId="77777777" w:rsidR="0085389E" w:rsidRDefault="00000000" w:rsidP="00005F68">
      <w:pPr>
        <w:pStyle w:val="21"/>
        <w:rPr>
          <w:lang w:eastAsia="ko-KR"/>
        </w:rPr>
      </w:pPr>
      <w:r>
        <w:rPr>
          <w:lang w:eastAsia="ko-KR"/>
        </w:rPr>
        <w:t>생성붕괴가 의심되면 검토를 요청합니다</w:t>
      </w:r>
    </w:p>
    <w:p w14:paraId="3C93FC3E" w14:textId="6D8E0B8D" w:rsidR="0085389E" w:rsidRDefault="00000000" w:rsidP="00005F68">
      <w:pPr>
        <w:rPr>
          <w:lang w:eastAsia="ko-KR"/>
        </w:rPr>
      </w:pPr>
      <w:r>
        <w:rPr>
          <w:lang w:eastAsia="ko-KR"/>
        </w:rPr>
        <w:t>잘못된 입력, 잘림, 정렬 실패를 먼저 확인합니다. 다음은 문장 대응 기반 6축 평가에서 사용하는 운영상 제외 기준이며, 판정 목록에 “제외”라는 값을 추가하지 않습니다.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920"/>
      </w:tblGrid>
      <w:tr w:rsidR="0085389E" w14:paraId="7D21659E" w14:textId="77777777">
        <w:trPr>
          <w:cantSplit/>
          <w:tblHeader/>
          <w:jc w:val="center"/>
        </w:trPr>
        <w:tc>
          <w:tcPr>
            <w:tcW w:w="2304" w:type="dxa"/>
            <w:shd w:val="clear" w:color="auto" w:fill="243B53"/>
            <w:tcMar>
              <w:top w:w="75" w:type="dxa"/>
              <w:left w:w="95" w:type="dxa"/>
              <w:bottom w:w="75" w:type="dxa"/>
              <w:right w:w="95" w:type="dxa"/>
            </w:tcMar>
            <w:vAlign w:val="center"/>
          </w:tcPr>
          <w:p w14:paraId="1440A4E7" w14:textId="77777777" w:rsidR="0085389E" w:rsidRDefault="00000000" w:rsidP="00005F68">
            <w:pPr>
              <w:spacing w:after="20" w:line="259" w:lineRule="auto"/>
            </w:pPr>
            <w:r>
              <w:rPr>
                <w:b/>
                <w:color w:val="FFFFFF"/>
                <w:sz w:val="19"/>
              </w:rPr>
              <w:t>유형</w:t>
            </w:r>
          </w:p>
        </w:tc>
        <w:tc>
          <w:tcPr>
            <w:tcW w:w="7920" w:type="dxa"/>
            <w:shd w:val="clear" w:color="auto" w:fill="243B53"/>
            <w:tcMar>
              <w:top w:w="75" w:type="dxa"/>
              <w:left w:w="95" w:type="dxa"/>
              <w:bottom w:w="75" w:type="dxa"/>
              <w:right w:w="95" w:type="dxa"/>
            </w:tcMar>
            <w:vAlign w:val="center"/>
          </w:tcPr>
          <w:p w14:paraId="0F02E53F" w14:textId="77777777" w:rsidR="0085389E" w:rsidRDefault="00000000" w:rsidP="00005F68">
            <w:pPr>
              <w:spacing w:after="20" w:line="259" w:lineRule="auto"/>
            </w:pPr>
            <w:r>
              <w:rPr>
                <w:b/>
                <w:color w:val="FFFFFF"/>
                <w:sz w:val="19"/>
              </w:rPr>
              <w:t>제외 기준</w:t>
            </w:r>
          </w:p>
        </w:tc>
      </w:tr>
      <w:tr w:rsidR="0085389E" w14:paraId="55DE6A49" w14:textId="77777777">
        <w:trPr>
          <w:cantSplit/>
          <w:jc w:val="center"/>
        </w:trPr>
        <w:tc>
          <w:tcPr>
            <w:tcW w:w="2304" w:type="dxa"/>
            <w:shd w:val="clear" w:color="auto" w:fill="FFFFFF"/>
            <w:tcMar>
              <w:top w:w="75" w:type="dxa"/>
              <w:left w:w="95" w:type="dxa"/>
              <w:bottom w:w="75" w:type="dxa"/>
              <w:right w:w="95" w:type="dxa"/>
            </w:tcMar>
            <w:vAlign w:val="center"/>
          </w:tcPr>
          <w:p w14:paraId="05446666" w14:textId="77777777" w:rsidR="0085389E" w:rsidRDefault="00000000" w:rsidP="00005F68">
            <w:pPr>
              <w:spacing w:after="20" w:line="259" w:lineRule="auto"/>
            </w:pPr>
            <w:r>
              <w:rPr>
                <w:sz w:val="19"/>
              </w:rPr>
              <w:t>문장 구조 붕괴</w:t>
            </w:r>
          </w:p>
        </w:tc>
        <w:tc>
          <w:tcPr>
            <w:tcW w:w="7920" w:type="dxa"/>
            <w:shd w:val="clear" w:color="auto" w:fill="FFFFFF"/>
            <w:tcMar>
              <w:top w:w="75" w:type="dxa"/>
              <w:left w:w="95" w:type="dxa"/>
              <w:bottom w:w="75" w:type="dxa"/>
              <w:right w:w="95" w:type="dxa"/>
            </w:tcMar>
            <w:vAlign w:val="center"/>
          </w:tcPr>
          <w:p w14:paraId="2C18FE3E" w14:textId="77777777" w:rsidR="0085389E" w:rsidRDefault="00000000" w:rsidP="00005F68">
            <w:pPr>
              <w:spacing w:after="20" w:line="259" w:lineRule="auto"/>
              <w:rPr>
                <w:lang w:eastAsia="ko-KR"/>
              </w:rPr>
            </w:pPr>
            <w:r>
              <w:rPr>
                <w:sz w:val="19"/>
                <w:lang w:eastAsia="ko-KR"/>
              </w:rPr>
              <w:t>한국어 출력에서 핵심 행위·대상·관계를 복원할 수 없어 축별 비교가 불가능한 경우</w:t>
            </w:r>
          </w:p>
        </w:tc>
      </w:tr>
      <w:tr w:rsidR="0085389E" w14:paraId="49F8A737" w14:textId="77777777">
        <w:trPr>
          <w:cantSplit/>
          <w:jc w:val="center"/>
        </w:trPr>
        <w:tc>
          <w:tcPr>
            <w:tcW w:w="2304" w:type="dxa"/>
            <w:shd w:val="clear" w:color="auto" w:fill="F3F6F8"/>
            <w:tcMar>
              <w:top w:w="75" w:type="dxa"/>
              <w:left w:w="95" w:type="dxa"/>
              <w:bottom w:w="75" w:type="dxa"/>
              <w:right w:w="95" w:type="dxa"/>
            </w:tcMar>
            <w:vAlign w:val="center"/>
          </w:tcPr>
          <w:p w14:paraId="50A06396" w14:textId="77777777" w:rsidR="0085389E" w:rsidRDefault="00000000" w:rsidP="00005F68">
            <w:pPr>
              <w:spacing w:after="20" w:line="259" w:lineRule="auto"/>
            </w:pPr>
            <w:r>
              <w:rPr>
                <w:sz w:val="19"/>
              </w:rPr>
              <w:t>문장 전체 누락</w:t>
            </w:r>
          </w:p>
        </w:tc>
        <w:tc>
          <w:tcPr>
            <w:tcW w:w="7920" w:type="dxa"/>
            <w:shd w:val="clear" w:color="auto" w:fill="F3F6F8"/>
            <w:tcMar>
              <w:top w:w="75" w:type="dxa"/>
              <w:left w:w="95" w:type="dxa"/>
              <w:bottom w:w="75" w:type="dxa"/>
              <w:right w:w="95" w:type="dxa"/>
            </w:tcMar>
            <w:vAlign w:val="center"/>
          </w:tcPr>
          <w:p w14:paraId="34194F01" w14:textId="77777777" w:rsidR="0085389E" w:rsidRDefault="00000000" w:rsidP="00005F68">
            <w:pPr>
              <w:spacing w:after="20" w:line="259" w:lineRule="auto"/>
              <w:rPr>
                <w:lang w:eastAsia="ko-KR"/>
              </w:rPr>
            </w:pPr>
            <w:r>
              <w:rPr>
                <w:sz w:val="19"/>
                <w:lang w:eastAsia="ko-KR"/>
              </w:rPr>
              <w:t>문단 어디에도 지정된 원문 문장의 내용이 없는 경우. 다른 문장에 합쳐졌는지 먼저 확인합니다.</w:t>
            </w:r>
          </w:p>
        </w:tc>
      </w:tr>
      <w:tr w:rsidR="0085389E" w14:paraId="28333B2D" w14:textId="77777777">
        <w:trPr>
          <w:cantSplit/>
          <w:jc w:val="center"/>
        </w:trPr>
        <w:tc>
          <w:tcPr>
            <w:tcW w:w="2304" w:type="dxa"/>
            <w:shd w:val="clear" w:color="auto" w:fill="FFFFFF"/>
            <w:tcMar>
              <w:top w:w="75" w:type="dxa"/>
              <w:left w:w="95" w:type="dxa"/>
              <w:bottom w:w="75" w:type="dxa"/>
              <w:right w:w="95" w:type="dxa"/>
            </w:tcMar>
            <w:vAlign w:val="center"/>
          </w:tcPr>
          <w:p w14:paraId="6333B841" w14:textId="77777777" w:rsidR="0085389E" w:rsidRDefault="00000000" w:rsidP="00005F68">
            <w:pPr>
              <w:spacing w:after="20" w:line="259" w:lineRule="auto"/>
            </w:pPr>
            <w:r>
              <w:rPr>
                <w:sz w:val="19"/>
              </w:rPr>
              <w:t>목표언어 미생성</w:t>
            </w:r>
          </w:p>
        </w:tc>
        <w:tc>
          <w:tcPr>
            <w:tcW w:w="7920" w:type="dxa"/>
            <w:shd w:val="clear" w:color="auto" w:fill="FFFFFF"/>
            <w:tcMar>
              <w:top w:w="75" w:type="dxa"/>
              <w:left w:w="95" w:type="dxa"/>
              <w:bottom w:w="75" w:type="dxa"/>
              <w:right w:w="95" w:type="dxa"/>
            </w:tcMar>
            <w:vAlign w:val="center"/>
          </w:tcPr>
          <w:p w14:paraId="52307632" w14:textId="77777777" w:rsidR="0085389E" w:rsidRDefault="00000000" w:rsidP="00005F68">
            <w:pPr>
              <w:spacing w:after="20" w:line="259" w:lineRule="auto"/>
              <w:rPr>
                <w:lang w:eastAsia="ko-KR"/>
              </w:rPr>
            </w:pPr>
            <w:r>
              <w:rPr>
                <w:sz w:val="19"/>
                <w:lang w:eastAsia="ko-KR"/>
              </w:rPr>
              <w:t>원문이나 다른 언어로만 출력되어 해당 내용의 한국어 대응 구간을 구성할 수 없는 경우</w:t>
            </w:r>
          </w:p>
        </w:tc>
      </w:tr>
    </w:tbl>
    <w:p w14:paraId="5071ED1C" w14:textId="77777777" w:rsidR="0085389E" w:rsidRDefault="0085389E" w:rsidP="00005F68">
      <w:pPr>
        <w:spacing w:after="0"/>
        <w:rPr>
          <w:lang w:eastAsia="ko-KR"/>
        </w:rPr>
      </w:pPr>
    </w:p>
    <w:p w14:paraId="3DA23B1D" w14:textId="77777777" w:rsidR="0085389E" w:rsidRDefault="00000000" w:rsidP="00005F68">
      <w:pPr>
        <w:rPr>
          <w:lang w:eastAsia="ko-KR"/>
        </w:rPr>
      </w:pPr>
      <w:r>
        <w:rPr>
          <w:lang w:eastAsia="ko-KR"/>
        </w:rPr>
        <w:t>평가가 불가능한 경우에는 해당 행을 판단보류로 남기고, 판정이유/보류사유에 “생성붕괴 검토 필요”와 관찰한 현상을 적습니다. 지침·문맥 의견에도 검토 요청을 남깁니다. 연구팀이 제외 여부를 확정하고 유형별 건수·비율을 별도로 관리합니다.</w:t>
      </w:r>
    </w:p>
    <w:p w14:paraId="13C2AF9D" w14:textId="7907BB03" w:rsidR="0085389E" w:rsidRDefault="00000000" w:rsidP="00005F68">
      <w:pPr>
        <w:rPr>
          <w:lang w:eastAsia="ko-KR"/>
        </w:rPr>
      </w:pPr>
      <w:r>
        <w:rPr>
          <w:lang w:eastAsia="ko-KR"/>
        </w:rPr>
        <w:t xml:space="preserve">어색해도 해석 가능한 오역, 부분 누락, 고유명사의 원어 표기는 일괄 제외하지 않습니다. 예를 들어 “‘I’ll return tomorrow,’ Mina promised.”가 “미나는 약속했다.”로 번역되었다면, 약속의 내용은 누락되었지만 약속 행위에 대한 서술은 남아 있습니다. 이러한 부분 누락은 문장 전체 누락에 따른 생성붕괴로 제외하지 않고 일반 번역 오류로 평가합니다.</w:t>
      </w:r>
      <w:ins w:id="9262" w:author="이민서" w:date="2026-10-27T12:00:00Z">
        <w:r>
          <w:rPr>
            <w:lang w:eastAsia="ko-KR"/>
          </w:rPr>
          <w:t xml:space="preserve"> 매우 어색하더라도 행위자·행위·대상을 원문과 맞춰 볼 수 있으면 일반 오류로 평가하고, 핵심 관계를 복원할 수 없을 때만 생성붕괴 검토를 요청합니다.</w:t>
        </w:r>
      </w:ins>
    </w:p>
    <w:p w14:paraId="2ED7D8FA" w14:textId="0C3EA58D" w:rsidR="0085389E" w:rsidRDefault="00000000" w:rsidP="00005F68">
      <w:pPr>
        <w:pStyle w:val="21"/>
        <w:rPr>
          <w:lang w:eastAsia="ko-KR"/>
        </w:rPr>
      </w:pPr>
      <w:r>
        <w:rPr>
          <w:lang w:eastAsia="ko-KR"/>
        </w:rPr>
        <w:lastRenderedPageBreak/>
        <w:t>논의 후 최종 결과를 기록합니다</w:t>
      </w:r>
      <w:r>
        <w:rPr>
          <w:rFonts w:hint="eastAsia"/>
          <w:lang w:eastAsia="ko-KR"/>
        </w:rPr>
        <w:t>(1차 평가 후)</w:t>
      </w:r>
    </w:p>
    <w:p w14:paraId="29ABB87A" w14:textId="77777777" w:rsidR="0085389E" w:rsidRDefault="00000000" w:rsidP="00005F68">
      <w:pPr>
        <w:rPr>
          <w:lang w:eastAsia="ko-KR"/>
        </w:rPr>
      </w:pPr>
      <w:r>
        <w:rPr>
          <w:lang w:eastAsia="ko-KR"/>
        </w:rPr>
        <w:t>최초 판정과 심각도는 그대로 보존합니다. 논의 후 I열 최종판정에 결과를 기록하고, 최종판정이 훼손일 때만 J열 최종 심각도를 선택합니다. 판정 또는 심각도가 달라졌으면 K열 변경사유에 수정 근거를 남깁니다. 최종판정이 보존·N/A·판단보류이면 최종 심각도는 비워둡니다.</w:t>
      </w:r>
      <w:ins w:id="9263" w:author="이민서" w:date="2026-10-27T12:00:00Z">
        <w:r>
          <w:rPr>
            <w:lang w:eastAsia="ko-KR"/>
          </w:rPr>
          <w:t xml:space="preserve"> 논의 후에도 합의가 되지 않은 칸은 최종판정을 판단보류로 두고, 변경사유에 "합의 불가"와 각자의 입장을 적습니다.</w:t>
        </w:r>
      </w:ins>
    </w:p>
    <w:p w14:paraId="3BD0E900" w14:textId="77777777" w:rsidR="0085389E" w:rsidRDefault="00000000" w:rsidP="00005F68">
      <w:pPr>
        <w:pStyle w:val="21"/>
        <w:rPr>
          <w:lang w:eastAsia="ko-KR"/>
        </w:rPr>
      </w:pPr>
      <w:r>
        <w:rPr>
          <w:lang w:eastAsia="ko-KR"/>
        </w:rPr>
        <w:t>제출 전 확인합니다</w:t>
      </w:r>
    </w:p>
    <w:p w14:paraId="5887862E" w14:textId="77777777" w:rsidR="0085389E" w:rsidRDefault="00000000" w:rsidP="00005F68">
      <w:pPr>
        <w:rPr>
          <w:lang w:eastAsia="ko-KR"/>
        </w:rPr>
      </w:pPr>
      <w:r>
        <w:rPr>
          <w:lang w:eastAsia="ko-KR"/>
        </w:rPr>
        <w:t>각 문항의 여섯 축에 판정이 입력되었는지, 훼손 행에만 심각도가 있는지, 별개 오류의 ID와 근거가 구분되는지 확인합니다. 운영 시트의 묶음별 시작·종료·중단 시간도 확인합니다.</w:t>
      </w:r>
    </w:p>
    <w:p w14:paraId="6233831A" w14:textId="77777777" w:rsidR="0085389E" w:rsidRDefault="00000000" w:rsidP="00005F68">
      <w:pPr>
        <w:pStyle w:val="1"/>
        <w:pageBreakBefore/>
        <w:spacing w:after="80" w:line="252" w:lineRule="auto"/>
        <w:rPr>
          <w:lang w:eastAsia="ko-KR"/>
        </w:rPr>
      </w:pPr>
      <w:r>
        <w:rPr>
          <w:lang w:eastAsia="ko-KR"/>
        </w:rPr>
        <w:lastRenderedPageBreak/>
        <w:t>7 연습 예시 EX01</w:t>
      </w:r>
    </w:p>
    <w:p w14:paraId="6D3967F7" w14:textId="231104A1" w:rsidR="0085389E" w:rsidRDefault="00000000" w:rsidP="00005F68">
      <w:pPr>
        <w:spacing w:after="80" w:line="252" w:lineRule="auto"/>
        <w:rPr>
          <w:lang w:eastAsia="ko-KR"/>
        </w:rPr>
      </w:pPr>
      <w:r>
        <w:rPr>
          <w:lang w:eastAsia="ko-KR"/>
        </w:rPr>
        <w:t xml:space="preserve">최종 선정 60문항과 겹치지 않는 실제 MADLAD 번역 사례입니다. 이 </w:t>
      </w:r>
      <w:r>
        <w:rPr>
          <w:rFonts w:hint="eastAsia"/>
          <w:lang w:eastAsia="ko-KR"/>
        </w:rPr>
        <w:t xml:space="preserve">예시는 </w:t>
      </w:r>
      <w:r>
        <w:rPr>
          <w:lang w:eastAsia="ko-KR"/>
        </w:rPr>
        <w:t xml:space="preserve"> 의미와 금지 조건이 보존되는 경우를 보여줍니다.</w:t>
      </w:r>
    </w:p>
    <w:p w14:paraId="4E5661AB" w14:textId="77777777" w:rsidR="0085389E" w:rsidRDefault="00000000" w:rsidP="00005F68">
      <w:pPr>
        <w:pStyle w:val="21"/>
        <w:spacing w:before="120" w:after="80" w:line="252" w:lineRule="auto"/>
        <w:rPr>
          <w:lang w:eastAsia="ko-KR"/>
        </w:rPr>
      </w:pPr>
      <w:r>
        <w:rPr>
          <w:lang w:eastAsia="ko-KR"/>
        </w:rPr>
        <w:t>① 문항 시트에서 문서정보와 brief를 읽습니다</w:t>
      </w:r>
    </w:p>
    <w:p w14:paraId="62EDCF63" w14:textId="77777777" w:rsidR="0085389E" w:rsidRDefault="00000000" w:rsidP="00005F68">
      <w:pPr>
        <w:spacing w:after="80" w:line="252" w:lineRule="auto"/>
      </w:pPr>
      <w:r>
        <w:t>자료명: The Federal Student Financial Aid Handbook. 1988–1989.</w:t>
        <w:br/>
        <w:t>장르: 학교·규정 안내문  |  원문 위치: PDF 349쪽</w:t>
        <w:br/>
        <w:t>출처: https://eric.ed.gov/?id=ED298823</w:t>
      </w:r>
    </w:p>
    <w:p w14:paraId="5839E2E1" w14:textId="77777777" w:rsidR="0085389E" w:rsidRDefault="00000000" w:rsidP="00005F68">
      <w:pPr>
        <w:spacing w:after="80" w:line="252" w:lineRule="auto"/>
        <w:rPr>
          <w:lang w:eastAsia="ko-KR"/>
        </w:rPr>
      </w:pPr>
      <w:r>
        <w:rPr>
          <w:lang w:eastAsia="ko-KR"/>
        </w:rPr>
        <w:t>독자는 해당 안내문의 수신자 역할을 하는 한국어 독자입니다. 미국 교육기관의 절차와 행동 조건을 이해하는 것이 목적이며, 자연스러운 표현은 허용하되 의무·권한·예외·조건·담당 주체는 변경하지 않습니다.</w:t>
      </w:r>
    </w:p>
    <w:p w14:paraId="3FC1AA61" w14:textId="77777777" w:rsidR="0085389E" w:rsidRDefault="00000000" w:rsidP="00005F68">
      <w:pPr>
        <w:pStyle w:val="21"/>
        <w:spacing w:before="120" w:after="80" w:line="252" w:lineRule="auto"/>
        <w:rPr>
          <w:lang w:eastAsia="ko-KR"/>
        </w:rPr>
      </w:pPr>
      <w:r>
        <w:rPr>
          <w:lang w:eastAsia="ko-KR"/>
        </w:rPr>
        <w:t>② 원문 문단과 평가대상을 읽습니다</w:t>
      </w:r>
    </w:p>
    <w:p w14:paraId="03B22083" w14:textId="77777777" w:rsidR="0085389E" w:rsidRDefault="00000000" w:rsidP="00005F68">
      <w:pPr>
        <w:spacing w:after="80" w:line="252" w:lineRule="auto"/>
      </w:pPr>
      <w:r>
        <w:rPr>
          <w:b/>
        </w:rPr>
        <w:t>원문 문단</w:t>
      </w:r>
    </w:p>
    <w:p w14:paraId="6395E9D3" w14:textId="77777777" w:rsidR="0085389E" w:rsidRDefault="00000000" w:rsidP="00005F68">
      <w:pPr>
        <w:spacing w:after="80" w:line="252" w:lineRule="auto"/>
        <w:ind w:left="187"/>
        <w:rPr>
          <w:lang w:eastAsia="ko-KR"/>
        </w:rPr>
      </w:pPr>
      <w:r>
        <w:t xml:space="preserve">If the total monthly repayment is less than $30, a school may exercise the minimum repayment options applicable to the respective loans. </w:t>
      </w:r>
      <w:r>
        <w:rPr>
          <w:lang w:eastAsia="ko-KR"/>
        </w:rPr>
        <w:t>However, the maximum monthly repayment may not exceed $30.</w:t>
      </w:r>
    </w:p>
    <w:p w14:paraId="09383240" w14:textId="77777777" w:rsidR="0085389E" w:rsidRDefault="00000000" w:rsidP="00005F68">
      <w:pPr>
        <w:spacing w:after="80" w:line="252" w:lineRule="auto"/>
        <w:rPr>
          <w:lang w:eastAsia="ko-KR"/>
        </w:rPr>
      </w:pPr>
      <w:r>
        <w:rPr>
          <w:b/>
          <w:lang w:eastAsia="ko-KR"/>
        </w:rPr>
        <w:t>이해를 돕는 참고 번역</w:t>
      </w:r>
    </w:p>
    <w:p w14:paraId="4BEC789F" w14:textId="77777777" w:rsidR="0085389E" w:rsidRDefault="00000000" w:rsidP="00005F68">
      <w:pPr>
        <w:spacing w:after="80" w:line="252" w:lineRule="auto"/>
        <w:ind w:left="187"/>
        <w:rPr>
          <w:lang w:eastAsia="ko-KR"/>
        </w:rPr>
      </w:pPr>
      <w:r>
        <w:rPr>
          <w:lang w:eastAsia="ko-KR"/>
        </w:rPr>
        <w:t>월별 총상환액이 30달러 미만인 경우, 학교는 각 대출에 적용되는 최소 상환액 관련 선택권을 행사할 수 있습니다. 그러나 월별 최대 상환액은 30달러를 초과해서는 안 됩니다.</w:t>
      </w:r>
    </w:p>
    <w:p w14:paraId="49DC4E84" w14:textId="77777777" w:rsidR="0085389E" w:rsidRDefault="00000000" w:rsidP="00005F68">
      <w:pPr>
        <w:spacing w:after="80" w:line="252" w:lineRule="auto"/>
      </w:pPr>
      <w:r>
        <w:rPr>
          <w:b/>
        </w:rPr>
        <w:t>평가대상 원문</w:t>
      </w:r>
    </w:p>
    <w:p w14:paraId="23BD073B" w14:textId="77777777" w:rsidR="0085389E" w:rsidRDefault="00000000" w:rsidP="00005F68">
      <w:pPr>
        <w:spacing w:after="80" w:line="252" w:lineRule="auto"/>
        <w:ind w:left="187"/>
      </w:pPr>
      <w:r>
        <w:t>However, the maximum monthly repayment may not exceed $30.</w:t>
      </w:r>
    </w:p>
    <w:p w14:paraId="25CB1DC7" w14:textId="77777777" w:rsidR="0085389E" w:rsidRDefault="00000000" w:rsidP="00005F68">
      <w:pPr>
        <w:spacing w:after="80" w:line="252" w:lineRule="auto"/>
      </w:pPr>
      <w:r>
        <w:rPr>
          <w:b/>
        </w:rPr>
        <w:t>MADLAD 번역문</w:t>
      </w:r>
    </w:p>
    <w:p w14:paraId="7C422FBC" w14:textId="77777777" w:rsidR="0085389E" w:rsidRDefault="00000000" w:rsidP="00005F68">
      <w:pPr>
        <w:spacing w:after="80" w:line="252" w:lineRule="auto"/>
        <w:ind w:left="187"/>
      </w:pPr>
      <w:r>
        <w:t>그러나, 최대 월별 상환액은 $30을 초과할 수 없습니다.</w:t>
      </w:r>
    </w:p>
    <w:p w14:paraId="122E3457" w14:textId="77777777" w:rsidR="0085389E" w:rsidRDefault="00000000" w:rsidP="00005F68">
      <w:pPr>
        <w:spacing w:after="80" w:line="252" w:lineRule="auto"/>
        <w:rPr>
          <w:lang w:eastAsia="ko-KR"/>
        </w:rPr>
      </w:pPr>
      <w:r>
        <w:rPr>
          <w:lang w:eastAsia="ko-KR"/>
        </w:rPr>
        <w:t>대상·금액·제한을 양쪽에서 식별할 수 있으므로 평가를 진행합니다. 평가대상은 두 번째 문장이며, 첫 번째 문장은 제한의 맥락을 이해하는 데 사용합니다.</w:t>
      </w:r>
    </w:p>
    <w:p w14:paraId="119A9672" w14:textId="77777777" w:rsidR="0085389E" w:rsidRDefault="00000000" w:rsidP="00005F68">
      <w:pPr>
        <w:pStyle w:val="21"/>
        <w:spacing w:before="120" w:after="80" w:line="252" w:lineRule="auto"/>
        <w:rPr>
          <w:lang w:eastAsia="ko-KR"/>
        </w:rPr>
      </w:pPr>
      <w:r>
        <w:rPr>
          <w:lang w:eastAsia="ko-KR"/>
        </w:rPr>
        <w:t>③ 평가 시트에서 EX01의 여섯 행을 입력합니다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080"/>
        <w:gridCol w:w="7632"/>
      </w:tblGrid>
      <w:tr w:rsidR="0085389E" w14:paraId="2E4CAD51" w14:textId="77777777">
        <w:trPr>
          <w:cantSplit/>
          <w:tblHeader/>
          <w:jc w:val="center"/>
        </w:trPr>
        <w:tc>
          <w:tcPr>
            <w:tcW w:w="1512" w:type="dxa"/>
            <w:shd w:val="clear" w:color="auto" w:fill="243B53"/>
            <w:tcMar>
              <w:top w:w="75" w:type="dxa"/>
              <w:left w:w="95" w:type="dxa"/>
              <w:bottom w:w="75" w:type="dxa"/>
              <w:right w:w="95" w:type="dxa"/>
            </w:tcMar>
            <w:vAlign w:val="center"/>
          </w:tcPr>
          <w:p w14:paraId="728A46AA" w14:textId="77777777" w:rsidR="0085389E" w:rsidRDefault="00000000" w:rsidP="00005F68">
            <w:pPr>
              <w:spacing w:after="20" w:line="259" w:lineRule="auto"/>
            </w:pPr>
            <w:r>
              <w:rPr>
                <w:b/>
                <w:color w:val="FFFFFF"/>
                <w:sz w:val="19"/>
              </w:rPr>
              <w:t>축</w:t>
            </w:r>
          </w:p>
        </w:tc>
        <w:tc>
          <w:tcPr>
            <w:tcW w:w="1080" w:type="dxa"/>
            <w:shd w:val="clear" w:color="auto" w:fill="243B53"/>
            <w:tcMar>
              <w:top w:w="75" w:type="dxa"/>
              <w:left w:w="95" w:type="dxa"/>
              <w:bottom w:w="75" w:type="dxa"/>
              <w:right w:w="95" w:type="dxa"/>
            </w:tcMar>
            <w:vAlign w:val="center"/>
          </w:tcPr>
          <w:p w14:paraId="3DC5CAE3" w14:textId="77777777" w:rsidR="0085389E" w:rsidRDefault="00000000" w:rsidP="00005F68">
            <w:pPr>
              <w:spacing w:after="20" w:line="259" w:lineRule="auto"/>
            </w:pPr>
            <w:r>
              <w:rPr>
                <w:b/>
                <w:color w:val="FFFFFF"/>
                <w:sz w:val="19"/>
              </w:rPr>
              <w:t>판정</w:t>
            </w:r>
          </w:p>
        </w:tc>
        <w:tc>
          <w:tcPr>
            <w:tcW w:w="7632" w:type="dxa"/>
            <w:shd w:val="clear" w:color="auto" w:fill="243B53"/>
            <w:tcMar>
              <w:top w:w="75" w:type="dxa"/>
              <w:left w:w="95" w:type="dxa"/>
              <w:bottom w:w="75" w:type="dxa"/>
              <w:right w:w="95" w:type="dxa"/>
            </w:tcMar>
            <w:vAlign w:val="center"/>
          </w:tcPr>
          <w:p w14:paraId="68054C4A" w14:textId="77777777" w:rsidR="0085389E" w:rsidRDefault="00000000" w:rsidP="00005F68">
            <w:pPr>
              <w:spacing w:after="20" w:line="259" w:lineRule="auto"/>
            </w:pPr>
            <w:r>
              <w:rPr>
                <w:b/>
                <w:color w:val="FFFFFF"/>
                <w:sz w:val="19"/>
              </w:rPr>
              <w:t>확인 과정</w:t>
            </w:r>
          </w:p>
        </w:tc>
      </w:tr>
      <w:tr w:rsidR="0085389E" w14:paraId="485F963F" w14:textId="77777777">
        <w:trPr>
          <w:cantSplit/>
          <w:jc w:val="center"/>
        </w:trPr>
        <w:tc>
          <w:tcPr>
            <w:tcW w:w="1512" w:type="dxa"/>
            <w:shd w:val="clear" w:color="auto" w:fill="FFFFFF"/>
            <w:tcMar>
              <w:top w:w="75" w:type="dxa"/>
              <w:left w:w="95" w:type="dxa"/>
              <w:bottom w:w="75" w:type="dxa"/>
              <w:right w:w="95" w:type="dxa"/>
            </w:tcMar>
            <w:vAlign w:val="center"/>
          </w:tcPr>
          <w:p w14:paraId="4EA1CE9F" w14:textId="77777777" w:rsidR="0085389E" w:rsidRDefault="00000000" w:rsidP="00005F68">
            <w:pPr>
              <w:spacing w:after="20" w:line="259" w:lineRule="auto"/>
            </w:pPr>
            <w:r>
              <w:rPr>
                <w:sz w:val="19"/>
              </w:rPr>
              <w:t>Semantic</w:t>
            </w:r>
          </w:p>
        </w:tc>
        <w:tc>
          <w:tcPr>
            <w:tcW w:w="1080" w:type="dxa"/>
            <w:shd w:val="clear" w:color="auto" w:fill="FFFFFF"/>
            <w:tcMar>
              <w:top w:w="75" w:type="dxa"/>
              <w:left w:w="95" w:type="dxa"/>
              <w:bottom w:w="75" w:type="dxa"/>
              <w:right w:w="95" w:type="dxa"/>
            </w:tcMar>
            <w:vAlign w:val="center"/>
          </w:tcPr>
          <w:p w14:paraId="30808D91" w14:textId="77777777" w:rsidR="0085389E" w:rsidRDefault="00000000" w:rsidP="00005F68">
            <w:pPr>
              <w:spacing w:after="20" w:line="259" w:lineRule="auto"/>
            </w:pPr>
            <w:r>
              <w:rPr>
                <w:sz w:val="19"/>
              </w:rPr>
              <w:t>보존</w:t>
            </w:r>
          </w:p>
        </w:tc>
        <w:tc>
          <w:tcPr>
            <w:tcW w:w="7632" w:type="dxa"/>
            <w:shd w:val="clear" w:color="auto" w:fill="FFFFFF"/>
            <w:tcMar>
              <w:top w:w="75" w:type="dxa"/>
              <w:left w:w="95" w:type="dxa"/>
              <w:bottom w:w="75" w:type="dxa"/>
              <w:right w:w="95" w:type="dxa"/>
            </w:tcMar>
            <w:vAlign w:val="center"/>
          </w:tcPr>
          <w:p w14:paraId="4EC3CB6B" w14:textId="77777777" w:rsidR="0085389E" w:rsidRDefault="00000000" w:rsidP="00005F68">
            <w:pPr>
              <w:spacing w:after="20" w:line="259" w:lineRule="auto"/>
              <w:rPr>
                <w:lang w:eastAsia="ko-KR"/>
              </w:rPr>
            </w:pPr>
            <w:r>
              <w:rPr>
                <w:sz w:val="19"/>
                <w:lang w:eastAsia="ko-KR"/>
              </w:rPr>
              <w:t>월별 최대 상환액, 30달러, 초과 제한이 동일합니다.</w:t>
            </w:r>
          </w:p>
        </w:tc>
      </w:tr>
      <w:tr w:rsidR="0085389E" w14:paraId="5C16D6D3" w14:textId="77777777">
        <w:trPr>
          <w:cantSplit/>
          <w:jc w:val="center"/>
        </w:trPr>
        <w:tc>
          <w:tcPr>
            <w:tcW w:w="1512" w:type="dxa"/>
            <w:shd w:val="clear" w:color="auto" w:fill="F3F6F8"/>
            <w:tcMar>
              <w:top w:w="75" w:type="dxa"/>
              <w:left w:w="95" w:type="dxa"/>
              <w:bottom w:w="75" w:type="dxa"/>
              <w:right w:w="95" w:type="dxa"/>
            </w:tcMar>
            <w:vAlign w:val="center"/>
          </w:tcPr>
          <w:p w14:paraId="1613C894" w14:textId="77777777" w:rsidR="0085389E" w:rsidRDefault="00000000" w:rsidP="00005F68">
            <w:pPr>
              <w:spacing w:after="20" w:line="259" w:lineRule="auto"/>
            </w:pPr>
            <w:r>
              <w:rPr>
                <w:sz w:val="19"/>
              </w:rPr>
              <w:t>Textual</w:t>
            </w:r>
          </w:p>
        </w:tc>
        <w:tc>
          <w:tcPr>
            <w:tcW w:w="1080" w:type="dxa"/>
            <w:shd w:val="clear" w:color="auto" w:fill="F3F6F8"/>
            <w:tcMar>
              <w:top w:w="75" w:type="dxa"/>
              <w:left w:w="95" w:type="dxa"/>
              <w:bottom w:w="75" w:type="dxa"/>
              <w:right w:w="95" w:type="dxa"/>
            </w:tcMar>
            <w:vAlign w:val="center"/>
          </w:tcPr>
          <w:p w14:paraId="10029981" w14:textId="77777777" w:rsidR="0085389E" w:rsidRDefault="00000000" w:rsidP="00005F68">
            <w:pPr>
              <w:spacing w:after="20" w:line="259" w:lineRule="auto"/>
            </w:pPr>
            <w:r>
              <w:rPr>
                <w:sz w:val="19"/>
              </w:rPr>
              <w:t>보존</w:t>
            </w:r>
          </w:p>
        </w:tc>
        <w:tc>
          <w:tcPr>
            <w:tcW w:w="7632" w:type="dxa"/>
            <w:shd w:val="clear" w:color="auto" w:fill="F3F6F8"/>
            <w:tcMar>
              <w:top w:w="75" w:type="dxa"/>
              <w:left w:w="95" w:type="dxa"/>
              <w:bottom w:w="75" w:type="dxa"/>
              <w:right w:w="95" w:type="dxa"/>
            </w:tcMar>
            <w:vAlign w:val="center"/>
          </w:tcPr>
          <w:p w14:paraId="4EC7A522" w14:textId="77777777" w:rsidR="0085389E" w:rsidRDefault="00000000" w:rsidP="00005F68">
            <w:pPr>
              <w:spacing w:after="20" w:line="259" w:lineRule="auto"/>
              <w:rPr>
                <w:lang w:eastAsia="ko-KR"/>
              </w:rPr>
            </w:pPr>
            <w:r>
              <w:rPr>
                <w:sz w:val="19"/>
                <w:lang w:eastAsia="ko-KR"/>
              </w:rPr>
              <w:t>However와 “그러나”가 앞의 선택권에 제한을 덧붙입니다.</w:t>
            </w:r>
          </w:p>
        </w:tc>
      </w:tr>
      <w:tr w:rsidR="0085389E" w14:paraId="5561B0E4" w14:textId="77777777">
        <w:trPr>
          <w:cantSplit/>
          <w:jc w:val="center"/>
        </w:trPr>
        <w:tc>
          <w:tcPr>
            <w:tcW w:w="1512" w:type="dxa"/>
            <w:shd w:val="clear" w:color="auto" w:fill="FFFFFF"/>
            <w:tcMar>
              <w:top w:w="75" w:type="dxa"/>
              <w:left w:w="95" w:type="dxa"/>
              <w:bottom w:w="75" w:type="dxa"/>
              <w:right w:w="95" w:type="dxa"/>
            </w:tcMar>
            <w:vAlign w:val="center"/>
          </w:tcPr>
          <w:p w14:paraId="733C55CF" w14:textId="77777777" w:rsidR="0085389E" w:rsidRDefault="00000000" w:rsidP="00005F68">
            <w:pPr>
              <w:spacing w:after="20" w:line="259" w:lineRule="auto"/>
            </w:pPr>
            <w:r>
              <w:rPr>
                <w:sz w:val="19"/>
              </w:rPr>
              <w:lastRenderedPageBreak/>
              <w:t>Context</w:t>
            </w:r>
          </w:p>
        </w:tc>
        <w:tc>
          <w:tcPr>
            <w:tcW w:w="1080" w:type="dxa"/>
            <w:shd w:val="clear" w:color="auto" w:fill="FFFFFF"/>
            <w:tcMar>
              <w:top w:w="75" w:type="dxa"/>
              <w:left w:w="95" w:type="dxa"/>
              <w:bottom w:w="75" w:type="dxa"/>
              <w:right w:w="95" w:type="dxa"/>
            </w:tcMar>
            <w:vAlign w:val="center"/>
          </w:tcPr>
          <w:p w14:paraId="6CB4DB62" w14:textId="77777777" w:rsidR="0085389E" w:rsidRDefault="00000000" w:rsidP="00005F68">
            <w:pPr>
              <w:spacing w:after="20" w:line="259" w:lineRule="auto"/>
            </w:pPr>
            <w:r>
              <w:rPr>
                <w:sz w:val="19"/>
              </w:rPr>
              <w:t>보존</w:t>
            </w:r>
          </w:p>
        </w:tc>
        <w:tc>
          <w:tcPr>
            <w:tcW w:w="7632" w:type="dxa"/>
            <w:shd w:val="clear" w:color="auto" w:fill="FFFFFF"/>
            <w:tcMar>
              <w:top w:w="75" w:type="dxa"/>
              <w:left w:w="95" w:type="dxa"/>
              <w:bottom w:w="75" w:type="dxa"/>
              <w:right w:w="95" w:type="dxa"/>
            </w:tcMar>
            <w:vAlign w:val="center"/>
          </w:tcPr>
          <w:p w14:paraId="71514219" w14:textId="77777777" w:rsidR="0085389E" w:rsidRDefault="00000000" w:rsidP="00005F68">
            <w:pPr>
              <w:spacing w:after="20" w:line="259" w:lineRule="auto"/>
              <w:rPr>
                <w:lang w:eastAsia="ko-KR"/>
              </w:rPr>
            </w:pPr>
            <w:r>
              <w:rPr>
                <w:sz w:val="19"/>
                <w:lang w:eastAsia="ko-KR"/>
              </w:rPr>
              <w:t>실제 상환 능력이 아니라 제도상 상한을 안내하는 기능이 유지됩니다.</w:t>
            </w:r>
          </w:p>
        </w:tc>
      </w:tr>
      <w:tr w:rsidR="0085389E" w14:paraId="6937093E" w14:textId="77777777">
        <w:trPr>
          <w:cantSplit/>
          <w:jc w:val="center"/>
        </w:trPr>
        <w:tc>
          <w:tcPr>
            <w:tcW w:w="1512" w:type="dxa"/>
            <w:shd w:val="clear" w:color="auto" w:fill="F3F6F8"/>
            <w:tcMar>
              <w:top w:w="75" w:type="dxa"/>
              <w:left w:w="95" w:type="dxa"/>
              <w:bottom w:w="75" w:type="dxa"/>
              <w:right w:w="95" w:type="dxa"/>
            </w:tcMar>
            <w:vAlign w:val="center"/>
          </w:tcPr>
          <w:p w14:paraId="1FCC05C1" w14:textId="77777777" w:rsidR="0085389E" w:rsidRDefault="00000000" w:rsidP="00005F68">
            <w:pPr>
              <w:spacing w:after="20" w:line="259" w:lineRule="auto"/>
            </w:pPr>
            <w:r>
              <w:rPr>
                <w:sz w:val="19"/>
              </w:rPr>
              <w:t>Deontic</w:t>
            </w:r>
          </w:p>
        </w:tc>
        <w:tc>
          <w:tcPr>
            <w:tcW w:w="1080" w:type="dxa"/>
            <w:shd w:val="clear" w:color="auto" w:fill="F3F6F8"/>
            <w:tcMar>
              <w:top w:w="75" w:type="dxa"/>
              <w:left w:w="95" w:type="dxa"/>
              <w:bottom w:w="75" w:type="dxa"/>
              <w:right w:w="95" w:type="dxa"/>
            </w:tcMar>
            <w:vAlign w:val="center"/>
          </w:tcPr>
          <w:p w14:paraId="7105784E" w14:textId="77777777" w:rsidR="0085389E" w:rsidRDefault="00000000" w:rsidP="00005F68">
            <w:pPr>
              <w:spacing w:after="20" w:line="259" w:lineRule="auto"/>
            </w:pPr>
            <w:r>
              <w:rPr>
                <w:sz w:val="19"/>
              </w:rPr>
              <w:t>보존</w:t>
            </w:r>
          </w:p>
        </w:tc>
        <w:tc>
          <w:tcPr>
            <w:tcW w:w="7632" w:type="dxa"/>
            <w:shd w:val="clear" w:color="auto" w:fill="F3F6F8"/>
            <w:tcMar>
              <w:top w:w="75" w:type="dxa"/>
              <w:left w:w="95" w:type="dxa"/>
              <w:bottom w:w="75" w:type="dxa"/>
              <w:right w:w="95" w:type="dxa"/>
            </w:tcMar>
            <w:vAlign w:val="center"/>
          </w:tcPr>
          <w:p w14:paraId="79E53534" w14:textId="77777777" w:rsidR="0085389E" w:rsidRDefault="00000000" w:rsidP="00005F68">
            <w:pPr>
              <w:spacing w:after="20" w:line="259" w:lineRule="auto"/>
              <w:rPr>
                <w:lang w:eastAsia="ko-KR"/>
              </w:rPr>
            </w:pPr>
            <w:r>
              <w:rPr>
                <w:sz w:val="19"/>
                <w:lang w:eastAsia="ko-KR"/>
              </w:rPr>
              <w:t>may not exceed의 금지가 “초과할 수 없습니다”로 유지됩니다.</w:t>
            </w:r>
          </w:p>
        </w:tc>
      </w:tr>
      <w:tr w:rsidR="0085389E" w14:paraId="028F2E7A" w14:textId="77777777">
        <w:trPr>
          <w:cantSplit/>
          <w:jc w:val="center"/>
        </w:trPr>
        <w:tc>
          <w:tcPr>
            <w:tcW w:w="1512" w:type="dxa"/>
            <w:shd w:val="clear" w:color="auto" w:fill="FFFFFF"/>
            <w:tcMar>
              <w:top w:w="75" w:type="dxa"/>
              <w:left w:w="95" w:type="dxa"/>
              <w:bottom w:w="75" w:type="dxa"/>
              <w:right w:w="95" w:type="dxa"/>
            </w:tcMar>
            <w:vAlign w:val="center"/>
          </w:tcPr>
          <w:p w14:paraId="7F6A8B60" w14:textId="77777777" w:rsidR="0085389E" w:rsidRDefault="00000000" w:rsidP="00005F68">
            <w:pPr>
              <w:spacing w:after="20" w:line="259" w:lineRule="auto"/>
            </w:pPr>
            <w:r>
              <w:rPr>
                <w:sz w:val="19"/>
              </w:rPr>
              <w:t>Register</w:t>
            </w:r>
          </w:p>
        </w:tc>
        <w:tc>
          <w:tcPr>
            <w:tcW w:w="1080" w:type="dxa"/>
            <w:shd w:val="clear" w:color="auto" w:fill="FFFFFF"/>
            <w:tcMar>
              <w:top w:w="75" w:type="dxa"/>
              <w:left w:w="95" w:type="dxa"/>
              <w:bottom w:w="75" w:type="dxa"/>
              <w:right w:w="95" w:type="dxa"/>
            </w:tcMar>
            <w:vAlign w:val="center"/>
          </w:tcPr>
          <w:p w14:paraId="3571EBBE" w14:textId="77777777" w:rsidR="0085389E" w:rsidRDefault="00000000" w:rsidP="00005F68">
            <w:pPr>
              <w:spacing w:after="20" w:line="259" w:lineRule="auto"/>
            </w:pPr>
            <w:r>
              <w:rPr>
                <w:sz w:val="19"/>
              </w:rPr>
              <w:t>보존</w:t>
            </w:r>
          </w:p>
        </w:tc>
        <w:tc>
          <w:tcPr>
            <w:tcW w:w="7632" w:type="dxa"/>
            <w:shd w:val="clear" w:color="auto" w:fill="FFFFFF"/>
            <w:tcMar>
              <w:top w:w="75" w:type="dxa"/>
              <w:left w:w="95" w:type="dxa"/>
              <w:bottom w:w="75" w:type="dxa"/>
              <w:right w:w="95" w:type="dxa"/>
            </w:tcMar>
            <w:vAlign w:val="center"/>
          </w:tcPr>
          <w:p w14:paraId="6E6DBA40" w14:textId="77777777" w:rsidR="0085389E" w:rsidRDefault="00000000" w:rsidP="00005F68">
            <w:pPr>
              <w:spacing w:after="20" w:line="259" w:lineRule="auto"/>
              <w:rPr>
                <w:lang w:eastAsia="ko-KR"/>
              </w:rPr>
            </w:pPr>
            <w:r>
              <w:rPr>
                <w:sz w:val="19"/>
                <w:lang w:eastAsia="ko-KR"/>
              </w:rPr>
              <w:t>공식적인 규정 설명이 “~습니다” 안내체로 유지됩니다.</w:t>
            </w:r>
          </w:p>
        </w:tc>
      </w:tr>
      <w:tr w:rsidR="0085389E" w14:paraId="58EDA86B" w14:textId="77777777">
        <w:trPr>
          <w:cantSplit/>
          <w:jc w:val="center"/>
        </w:trPr>
        <w:tc>
          <w:tcPr>
            <w:tcW w:w="1512" w:type="dxa"/>
            <w:shd w:val="clear" w:color="auto" w:fill="F3F6F8"/>
            <w:tcMar>
              <w:top w:w="75" w:type="dxa"/>
              <w:left w:w="95" w:type="dxa"/>
              <w:bottom w:w="75" w:type="dxa"/>
              <w:right w:w="95" w:type="dxa"/>
            </w:tcMar>
            <w:vAlign w:val="center"/>
          </w:tcPr>
          <w:p w14:paraId="49F6B026" w14:textId="77777777" w:rsidR="0085389E" w:rsidRDefault="00000000" w:rsidP="00005F68">
            <w:pPr>
              <w:spacing w:after="20" w:line="259" w:lineRule="auto"/>
            </w:pPr>
            <w:r>
              <w:rPr>
                <w:sz w:val="19"/>
              </w:rPr>
              <w:t>Cultural</w:t>
            </w:r>
          </w:p>
        </w:tc>
        <w:tc>
          <w:tcPr>
            <w:tcW w:w="1080" w:type="dxa"/>
            <w:shd w:val="clear" w:color="auto" w:fill="F3F6F8"/>
            <w:tcMar>
              <w:top w:w="75" w:type="dxa"/>
              <w:left w:w="95" w:type="dxa"/>
              <w:bottom w:w="75" w:type="dxa"/>
              <w:right w:w="95" w:type="dxa"/>
            </w:tcMar>
            <w:vAlign w:val="center"/>
          </w:tcPr>
          <w:p w14:paraId="17D073A2" w14:textId="77777777" w:rsidR="0085389E" w:rsidRDefault="00000000" w:rsidP="00005F68">
            <w:pPr>
              <w:spacing w:after="20" w:line="259" w:lineRule="auto"/>
            </w:pPr>
            <w:r>
              <w:rPr>
                <w:sz w:val="19"/>
              </w:rPr>
              <w:t>보존</w:t>
            </w:r>
          </w:p>
        </w:tc>
        <w:tc>
          <w:tcPr>
            <w:tcW w:w="7632" w:type="dxa"/>
            <w:shd w:val="clear" w:color="auto" w:fill="F3F6F8"/>
            <w:tcMar>
              <w:top w:w="75" w:type="dxa"/>
              <w:left w:w="95" w:type="dxa"/>
              <w:bottom w:w="75" w:type="dxa"/>
              <w:right w:w="95" w:type="dxa"/>
            </w:tcMar>
            <w:vAlign w:val="center"/>
          </w:tcPr>
          <w:p w14:paraId="32F0BF75" w14:textId="77777777" w:rsidR="0085389E" w:rsidRDefault="00000000" w:rsidP="00005F68">
            <w:pPr>
              <w:spacing w:after="20" w:line="259" w:lineRule="auto"/>
              <w:rPr>
                <w:lang w:eastAsia="ko-KR"/>
              </w:rPr>
            </w:pPr>
            <w:r>
              <w:rPr>
                <w:sz w:val="19"/>
                <w:lang w:eastAsia="ko-KR"/>
              </w:rPr>
              <w:t>달러 금액을 그대로 유지하고 다른 통화나 제도 기준으로 바꾸지 않습니다.</w:t>
            </w:r>
          </w:p>
        </w:tc>
      </w:tr>
    </w:tbl>
    <w:p w14:paraId="30630490" w14:textId="77777777" w:rsidR="0085389E" w:rsidRDefault="0085389E" w:rsidP="00005F68">
      <w:pPr>
        <w:spacing w:after="80" w:line="252" w:lineRule="auto"/>
        <w:rPr>
          <w:lang w:eastAsia="ko-KR"/>
        </w:rPr>
      </w:pPr>
    </w:p>
    <w:p w14:paraId="61B2CD2B" w14:textId="77777777" w:rsidR="0085389E" w:rsidRDefault="00000000" w:rsidP="00005F68">
      <w:pPr>
        <w:spacing w:after="80" w:line="252" w:lineRule="auto"/>
        <w:rPr>
          <w:lang w:eastAsia="ko-KR"/>
        </w:rPr>
      </w:pPr>
      <w:r>
        <w:rPr>
          <w:lang w:eastAsia="ko-KR"/>
        </w:rPr>
        <w:t>여섯 행 모두 보존을 선택하고 심각도·오류ID는 비워둡니다. 이 may는 허용 여부를 나타내므로 Deontic은 N/A가 아닙니다. 최종판정 관련 칸은 최초 평가에서 비워둡니다.</w:t>
      </w:r>
    </w:p>
    <w:p w14:paraId="2375E80E" w14:textId="77777777" w:rsidR="0085389E" w:rsidRDefault="00000000" w:rsidP="00005F68">
      <w:pPr>
        <w:pStyle w:val="1"/>
        <w:pageBreakBefore/>
        <w:spacing w:after="80" w:line="252" w:lineRule="auto"/>
        <w:rPr>
          <w:lang w:eastAsia="ko-KR"/>
        </w:rPr>
      </w:pPr>
      <w:r>
        <w:rPr>
          <w:lang w:eastAsia="ko-KR"/>
        </w:rPr>
        <w:lastRenderedPageBreak/>
        <w:t>8 연습 예시 EX02</w:t>
      </w:r>
    </w:p>
    <w:p w14:paraId="7D54171B" w14:textId="1226C788" w:rsidR="0085389E" w:rsidRDefault="00000000" w:rsidP="00005F68">
      <w:pPr>
        <w:spacing w:after="80" w:line="252" w:lineRule="auto"/>
        <w:rPr>
          <w:lang w:eastAsia="ko-KR"/>
        </w:rPr>
      </w:pPr>
      <w:r>
        <w:rPr>
          <w:lang w:eastAsia="ko-KR"/>
        </w:rPr>
        <w:t xml:space="preserve">이 </w:t>
      </w:r>
      <w:r>
        <w:rPr>
          <w:rFonts w:hint="eastAsia"/>
          <w:lang w:eastAsia="ko-KR"/>
        </w:rPr>
        <w:t>예시는</w:t>
      </w:r>
      <w:r>
        <w:rPr>
          <w:lang w:eastAsia="ko-KR"/>
        </w:rPr>
        <w:t xml:space="preserve"> 연락받는 사람과 연락해야 하는 사람이 바뀐 경우를 보여줍니다. </w:t>
      </w:r>
    </w:p>
    <w:p w14:paraId="1E076597" w14:textId="77777777" w:rsidR="0085389E" w:rsidRDefault="00000000" w:rsidP="00005F68">
      <w:pPr>
        <w:pStyle w:val="21"/>
        <w:spacing w:before="120" w:after="80" w:line="252" w:lineRule="auto"/>
        <w:rPr>
          <w:lang w:eastAsia="ko-KR"/>
        </w:rPr>
      </w:pPr>
      <w:r>
        <w:rPr>
          <w:lang w:eastAsia="ko-KR"/>
        </w:rPr>
        <w:t>① 문항 시트에서 문서정보와 brief를 읽습니다</w:t>
      </w:r>
    </w:p>
    <w:p w14:paraId="1E1D42AD" w14:textId="77777777" w:rsidR="005B4EE3" w:rsidRPr="005B4EE3" w:rsidRDefault="005B4EE3" w:rsidP="009F73CB">
      <w:pPr>
        <w:pStyle w:val="21"/>
        <w:spacing w:before="120" w:after="80" w:line="240" w:lineRule="auto"/>
        <w:rPr>
          <w:rFonts w:cs="Noto Sans KR"/>
          <w:b w:val="0"/>
          <w:bCs w:val="0"/>
          <w:sz w:val="21"/>
          <w:szCs w:val="22"/>
        </w:rPr>
      </w:pPr>
      <w:r>
        <w:rPr>
          <w:rFonts w:cs="Noto Sans KR"/>
          <w:b w:val="0"/>
          <w:bCs w:val="0"/>
          <w:sz w:val="21"/>
          <w:szCs w:val="22"/>
        </w:rPr>
        <w:t>자료명: English Composition: Connect, Collaborate, Communicate</w:t>
      </w:r>
    </w:p>
    <w:p w14:paraId="6393A26A" w14:textId="77777777" w:rsidR="005B4EE3" w:rsidRPr="005B4EE3" w:rsidRDefault="005B4EE3" w:rsidP="009F73CB">
      <w:pPr>
        <w:pStyle w:val="21"/>
        <w:spacing w:before="120" w:after="80" w:line="240" w:lineRule="auto"/>
        <w:rPr>
          <w:rFonts w:cs="Noto Sans KR"/>
          <w:b w:val="0"/>
          <w:bCs w:val="0"/>
          <w:sz w:val="21"/>
          <w:szCs w:val="22"/>
        </w:rPr>
      </w:pPr>
      <w:r>
        <w:rPr>
          <w:rFonts w:cs="Noto Sans KR"/>
          <w:b w:val="0"/>
          <w:bCs w:val="0"/>
          <w:sz w:val="21"/>
          <w:szCs w:val="22"/>
        </w:rPr>
        <w:t>저자·기관: Contributing Authors(공동 집필)</w:t>
      </w:r>
    </w:p>
    <w:p w14:paraId="31CAA5DC" w14:textId="77777777" w:rsidR="005B4EE3" w:rsidRPr="005B4EE3" w:rsidRDefault="005B4EE3" w:rsidP="009F73CB">
      <w:pPr>
        <w:pStyle w:val="21"/>
        <w:spacing w:before="120" w:after="80" w:line="240" w:lineRule="auto"/>
        <w:rPr>
          <w:rFonts w:cs="Noto Sans KR"/>
          <w:b w:val="0"/>
          <w:bCs w:val="0"/>
          <w:sz w:val="21"/>
          <w:szCs w:val="22"/>
        </w:rPr>
      </w:pPr>
      <w:r>
        <w:rPr>
          <w:rFonts w:cs="Noto Sans KR"/>
          <w:b w:val="0"/>
          <w:bCs w:val="0"/>
          <w:sz w:val="21"/>
          <w:szCs w:val="22"/>
        </w:rPr>
        <w:t>장르: 학교·규정 안내문</w:t>
      </w:r>
    </w:p>
    <w:p w14:paraId="4649AB3C" w14:textId="77777777" w:rsidR="005B4EE3" w:rsidRPr="005B4EE3" w:rsidRDefault="005B4EE3" w:rsidP="009F73CB">
      <w:pPr>
        <w:pStyle w:val="21"/>
        <w:spacing w:before="120" w:after="80" w:line="240" w:lineRule="auto"/>
        <w:rPr>
          <w:rFonts w:cs="Noto Sans KR"/>
          <w:b w:val="0"/>
          <w:bCs w:val="0"/>
          <w:sz w:val="21"/>
          <w:szCs w:val="22"/>
        </w:rPr>
      </w:pPr>
      <w:r>
        <w:rPr>
          <w:rFonts w:cs="Noto Sans KR"/>
          <w:b w:val="0"/>
          <w:bCs w:val="0"/>
          <w:sz w:val="21"/>
          <w:szCs w:val="22"/>
        </w:rPr>
        <w:t>출처: https://pressbooks.oer.hawaii.edu/englishcomposition/chapter/college-success-skills/</w:t>
      </w:r>
    </w:p>
    <w:p w14:paraId="133AED20" w14:textId="77777777" w:rsidR="005B4EE3" w:rsidRPr="005B4EE3" w:rsidRDefault="005B4EE3" w:rsidP="009F73CB">
      <w:pPr>
        <w:pStyle w:val="21"/>
        <w:spacing w:before="120" w:after="80" w:line="240" w:lineRule="auto"/>
        <w:rPr>
          <w:rFonts w:cs="Noto Sans KR"/>
          <w:b w:val="0"/>
          <w:bCs w:val="0"/>
          <w:sz w:val="21"/>
          <w:szCs w:val="22"/>
        </w:rPr>
      </w:pPr>
      <w:r>
        <w:rPr>
          <w:rFonts w:cs="Noto Sans KR"/>
          <w:b w:val="0"/>
          <w:bCs w:val="0"/>
          <w:sz w:val="21"/>
          <w:szCs w:val="22"/>
        </w:rPr>
        <w:t>원문 위치: “Letters of Recommendation or Reference (LOR): Ask!” 절</w:t>
      </w:r>
    </w:p>
    <w:p w14:paraId="56A78D4F" w14:textId="77777777" w:rsidR="005B4EE3" w:rsidRPr="005B4EE3" w:rsidRDefault="005B4EE3" w:rsidP="009F73CB">
      <w:pPr>
        <w:pStyle w:val="21"/>
        <w:spacing w:before="120" w:after="80" w:line="240" w:lineRule="auto"/>
        <w:rPr>
          <w:rFonts w:cs="Noto Sans KR"/>
          <w:b w:val="0"/>
          <w:bCs w:val="0"/>
          <w:sz w:val="21"/>
          <w:szCs w:val="22"/>
        </w:rPr>
      </w:pPr>
      <w:r>
        <w:rPr>
          <w:rFonts w:cs="Noto Sans KR"/>
          <w:b w:val="0"/>
          <w:bCs w:val="0"/>
          <w:sz w:val="21"/>
          <w:szCs w:val="22"/>
        </w:rPr>
        <w:t xml:space="preserve">장·절: College Success Skills  </w:t>
      </w:r>
    </w:p>
    <w:p w14:paraId="74E501BD" w14:textId="77777777" w:rsidR="005B4EE3" w:rsidRPr="005B4EE3" w:rsidRDefault="005B4EE3" w:rsidP="009F73CB">
      <w:pPr>
        <w:pStyle w:val="21"/>
        <w:spacing w:before="120" w:after="80" w:line="240" w:lineRule="auto"/>
        <w:rPr>
          <w:rFonts w:cs="Noto Sans KR"/>
          <w:b w:val="0"/>
          <w:bCs w:val="0"/>
          <w:sz w:val="21"/>
          <w:szCs w:val="22"/>
        </w:rPr>
      </w:pPr>
      <w:r>
        <w:rPr>
          <w:rFonts w:cs="Noto Sans KR"/>
          <w:b w:val="0"/>
          <w:bCs w:val="0"/>
          <w:sz w:val="21"/>
          <w:szCs w:val="22"/>
        </w:rPr>
        <w:t>독자: 해당 안내문 수신자 역할의 한국어 독자</w:t>
      </w:r>
    </w:p>
    <w:p w14:paraId="10809B09" w14:textId="77777777" w:rsidR="005B4EE3" w:rsidRPr="005B4EE3" w:rsidRDefault="005B4EE3" w:rsidP="009F73CB">
      <w:pPr>
        <w:pStyle w:val="21"/>
        <w:spacing w:before="120" w:after="80" w:line="240" w:lineRule="auto"/>
        <w:rPr>
          <w:rFonts w:cs="Noto Sans KR"/>
          <w:b w:val="0"/>
          <w:bCs w:val="0"/>
          <w:sz w:val="21"/>
          <w:szCs w:val="22"/>
          <w:lang w:eastAsia="ko-KR"/>
        </w:rPr>
      </w:pPr>
      <w:r>
        <w:rPr>
          <w:rFonts w:cs="Noto Sans KR"/>
          <w:b w:val="0"/>
          <w:bCs w:val="0"/>
          <w:sz w:val="21"/>
          <w:szCs w:val="22"/>
          <w:lang w:eastAsia="ko-KR"/>
        </w:rPr>
        <w:t>목적: 미국 학교·교육기관의 권리·절차·행동 조건을 이해</w:t>
      </w:r>
    </w:p>
    <w:p w14:paraId="30C866FC" w14:textId="77777777" w:rsidR="005B4EE3" w:rsidRPr="005B4EE3" w:rsidRDefault="005B4EE3" w:rsidP="009F73CB">
      <w:pPr>
        <w:pStyle w:val="21"/>
        <w:spacing w:before="120" w:after="80" w:line="240" w:lineRule="auto"/>
        <w:rPr>
          <w:rFonts w:cs="Noto Sans KR"/>
          <w:b w:val="0"/>
          <w:bCs w:val="0"/>
          <w:sz w:val="21"/>
          <w:szCs w:val="22"/>
          <w:lang w:eastAsia="ko-KR"/>
        </w:rPr>
      </w:pPr>
      <w:r>
        <w:rPr>
          <w:rFonts w:cs="Noto Sans KR"/>
          <w:b w:val="0"/>
          <w:bCs w:val="0"/>
          <w:sz w:val="21"/>
          <w:szCs w:val="22"/>
          <w:lang w:eastAsia="ko-KR"/>
        </w:rPr>
        <w:t>매체: 학교·교육 규정 또는 안내문</w:t>
      </w:r>
    </w:p>
    <w:p w14:paraId="1323ACAA" w14:textId="77777777" w:rsidR="005B4EE3" w:rsidRPr="005B4EE3" w:rsidRDefault="005B4EE3" w:rsidP="009F73CB">
      <w:pPr>
        <w:pStyle w:val="21"/>
        <w:spacing w:before="120" w:after="80" w:line="240" w:lineRule="auto"/>
        <w:rPr>
          <w:rFonts w:cs="Noto Sans KR"/>
          <w:b w:val="0"/>
          <w:bCs w:val="0"/>
          <w:sz w:val="21"/>
          <w:szCs w:val="22"/>
          <w:lang w:eastAsia="ko-KR"/>
        </w:rPr>
      </w:pPr>
      <w:r>
        <w:rPr>
          <w:rFonts w:cs="Noto Sans KR"/>
          <w:b w:val="0"/>
          <w:bCs w:val="0"/>
          <w:sz w:val="21"/>
          <w:szCs w:val="22"/>
          <w:lang w:eastAsia="ko-KR"/>
        </w:rPr>
        <w:t>관계·상황: 미국 제도 안내를 한국어로 읽는 상황. 한국 제도로 대체하지 않음</w:t>
      </w:r>
    </w:p>
    <w:p w14:paraId="70F65CCB" w14:textId="77777777" w:rsidR="005B4EE3" w:rsidRDefault="005B4EE3" w:rsidP="009F73CB">
      <w:pPr>
        <w:pStyle w:val="21"/>
        <w:spacing w:before="120" w:after="80" w:line="240" w:lineRule="auto"/>
        <w:rPr>
          <w:rFonts w:cs="Noto Sans KR"/>
          <w:b w:val="0"/>
          <w:bCs w:val="0"/>
          <w:sz w:val="21"/>
          <w:szCs w:val="22"/>
          <w:lang w:eastAsia="ko-KR"/>
        </w:rPr>
      </w:pPr>
      <w:r>
        <w:rPr>
          <w:rFonts w:cs="Noto Sans KR"/>
          <w:b w:val="0"/>
          <w:bCs w:val="0"/>
          <w:sz w:val="21"/>
          <w:szCs w:val="22"/>
          <w:lang w:eastAsia="ko-KR"/>
        </w:rPr>
        <w:t xml:space="preserve">허용 범위: 자연스러운 한국어 표현 허용. 의무·권한·예외·조건·담당 주체 변경 불허 </w:t>
      </w:r>
    </w:p>
    <w:p w14:paraId="4AC1A123" w14:textId="326F3FFB" w:rsidR="0085389E" w:rsidRDefault="00000000" w:rsidP="005B4EE3">
      <w:pPr>
        <w:pStyle w:val="21"/>
        <w:spacing w:before="120" w:after="80" w:line="252" w:lineRule="auto"/>
        <w:rPr>
          <w:lang w:eastAsia="ko-KR"/>
        </w:rPr>
      </w:pPr>
      <w:r>
        <w:rPr>
          <w:lang w:eastAsia="ko-KR"/>
        </w:rPr>
        <w:t>② 원문과 번역을 대조합니다</w:t>
      </w:r>
    </w:p>
    <w:p w14:paraId="014F8F91" w14:textId="77777777" w:rsidR="0085389E" w:rsidRDefault="00000000" w:rsidP="00005F68">
      <w:pPr>
        <w:spacing w:after="80" w:line="252" w:lineRule="auto"/>
        <w:rPr>
          <w:lang w:eastAsia="ko-KR"/>
        </w:rPr>
      </w:pPr>
      <w:r>
        <w:rPr>
          <w:b/>
          <w:lang w:eastAsia="ko-KR"/>
        </w:rPr>
        <w:t>원문 문단이자 평가대상 원문</w:t>
      </w:r>
    </w:p>
    <w:p w14:paraId="64435011" w14:textId="77777777" w:rsidR="0085389E" w:rsidRDefault="00000000" w:rsidP="00005F68">
      <w:pPr>
        <w:spacing w:after="80" w:line="252" w:lineRule="auto"/>
        <w:ind w:left="187"/>
      </w:pPr>
      <w:r>
        <w:t>The letter-writer should be contacted at least one week before the letter must be received.</w:t>
      </w:r>
    </w:p>
    <w:p w14:paraId="05638455" w14:textId="77777777" w:rsidR="0085389E" w:rsidRDefault="00000000" w:rsidP="00005F68">
      <w:pPr>
        <w:spacing w:after="80" w:line="252" w:lineRule="auto"/>
        <w:rPr>
          <w:lang w:eastAsia="ko-KR"/>
        </w:rPr>
      </w:pPr>
      <w:r>
        <w:rPr>
          <w:b/>
          <w:lang w:eastAsia="ko-KR"/>
        </w:rPr>
        <w:t>이해를 돕는 참고 번역</w:t>
      </w:r>
    </w:p>
    <w:p w14:paraId="55D85BE3" w14:textId="77777777" w:rsidR="0085389E" w:rsidRDefault="00000000" w:rsidP="00005F68">
      <w:pPr>
        <w:spacing w:after="80" w:line="252" w:lineRule="auto"/>
        <w:ind w:left="187"/>
        <w:rPr>
          <w:lang w:eastAsia="ko-KR"/>
        </w:rPr>
      </w:pPr>
      <w:r>
        <w:rPr>
          <w:lang w:eastAsia="ko-KR"/>
        </w:rPr>
        <w:t>편지가 수신처에 도착해야 하는 기한보다 최소 일주일 전에 편지 작성자에게 연락해야 합니다.</w:t>
      </w:r>
    </w:p>
    <w:p w14:paraId="6849F758" w14:textId="77777777" w:rsidR="0085389E" w:rsidRDefault="00000000" w:rsidP="00005F68">
      <w:pPr>
        <w:spacing w:after="80" w:line="252" w:lineRule="auto"/>
        <w:rPr>
          <w:lang w:eastAsia="ko-KR"/>
        </w:rPr>
      </w:pPr>
      <w:r>
        <w:rPr>
          <w:b/>
          <w:lang w:eastAsia="ko-KR"/>
        </w:rPr>
        <w:t>MADLAD 번역문</w:t>
      </w:r>
    </w:p>
    <w:p w14:paraId="78A2C9AD" w14:textId="77777777" w:rsidR="0085389E" w:rsidRDefault="00000000" w:rsidP="00005F68">
      <w:pPr>
        <w:spacing w:after="80" w:line="252" w:lineRule="auto"/>
        <w:ind w:left="187"/>
        <w:rPr>
          <w:lang w:eastAsia="ko-KR"/>
        </w:rPr>
      </w:pPr>
      <w:r>
        <w:rPr>
          <w:lang w:eastAsia="ko-KR"/>
        </w:rPr>
        <w:t>편지 작가는 편지를 받아야하기 전에 적어도 일주일 전에 연락해야합니다.</w:t>
      </w:r>
    </w:p>
    <w:p w14:paraId="181FE278" w14:textId="77777777" w:rsidR="0085389E" w:rsidRDefault="00000000" w:rsidP="00005F68">
      <w:pPr>
        <w:spacing w:after="80" w:line="252" w:lineRule="auto"/>
        <w:rPr>
          <w:lang w:eastAsia="ko-KR"/>
        </w:rPr>
      </w:pPr>
      <w:r>
        <w:rPr>
          <w:lang w:eastAsia="ko-KR"/>
        </w:rPr>
        <w:t>원문의 편지 작성자는 연락을 받는 사람입니다. 번역에서는 “편지 작가는 … 연락해야합니다”로 바뀌어 연락하는 사람이 되었습니다. 행동과 참여자를 식별하고 비교할 수 있으므로 생성붕괴로 제외하지 않고 평가합니다.</w:t>
      </w:r>
    </w:p>
    <w:p w14:paraId="1A3FC95F" w14:textId="77777777" w:rsidR="0085389E" w:rsidRDefault="00000000" w:rsidP="00005F68">
      <w:pPr>
        <w:pStyle w:val="21"/>
        <w:spacing w:before="120" w:after="80" w:line="252" w:lineRule="auto"/>
        <w:rPr>
          <w:lang w:eastAsia="ko-KR"/>
        </w:rPr>
      </w:pPr>
      <w:r>
        <w:rPr>
          <w:lang w:eastAsia="ko-KR"/>
        </w:rPr>
        <w:t>③ 평가 시트에서 EX02의 여섯 행을 입력합니다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080"/>
        <w:gridCol w:w="7632"/>
      </w:tblGrid>
      <w:tr w:rsidR="0085389E" w14:paraId="2E1111DF" w14:textId="77777777">
        <w:trPr>
          <w:cantSplit/>
          <w:tblHeader/>
          <w:jc w:val="center"/>
        </w:trPr>
        <w:tc>
          <w:tcPr>
            <w:tcW w:w="1512" w:type="dxa"/>
            <w:shd w:val="clear" w:color="auto" w:fill="243B53"/>
            <w:tcMar>
              <w:top w:w="75" w:type="dxa"/>
              <w:left w:w="95" w:type="dxa"/>
              <w:bottom w:w="75" w:type="dxa"/>
              <w:right w:w="95" w:type="dxa"/>
            </w:tcMar>
            <w:vAlign w:val="center"/>
          </w:tcPr>
          <w:p w14:paraId="1C1D08B2" w14:textId="77777777" w:rsidR="0085389E" w:rsidRDefault="00000000" w:rsidP="00005F68">
            <w:pPr>
              <w:spacing w:after="20" w:line="259" w:lineRule="auto"/>
            </w:pPr>
            <w:r>
              <w:rPr>
                <w:b/>
                <w:color w:val="FFFFFF"/>
                <w:sz w:val="19"/>
              </w:rPr>
              <w:t>축</w:t>
            </w:r>
          </w:p>
        </w:tc>
        <w:tc>
          <w:tcPr>
            <w:tcW w:w="1080" w:type="dxa"/>
            <w:shd w:val="clear" w:color="auto" w:fill="243B53"/>
            <w:tcMar>
              <w:top w:w="75" w:type="dxa"/>
              <w:left w:w="95" w:type="dxa"/>
              <w:bottom w:w="75" w:type="dxa"/>
              <w:right w:w="95" w:type="dxa"/>
            </w:tcMar>
            <w:vAlign w:val="center"/>
          </w:tcPr>
          <w:p w14:paraId="20E35D92" w14:textId="77777777" w:rsidR="0085389E" w:rsidRDefault="00000000" w:rsidP="00005F68">
            <w:pPr>
              <w:spacing w:after="20" w:line="259" w:lineRule="auto"/>
            </w:pPr>
            <w:r>
              <w:rPr>
                <w:b/>
                <w:color w:val="FFFFFF"/>
                <w:sz w:val="19"/>
              </w:rPr>
              <w:t>판정</w:t>
            </w:r>
          </w:p>
        </w:tc>
        <w:tc>
          <w:tcPr>
            <w:tcW w:w="7632" w:type="dxa"/>
            <w:shd w:val="clear" w:color="auto" w:fill="243B53"/>
            <w:tcMar>
              <w:top w:w="75" w:type="dxa"/>
              <w:left w:w="95" w:type="dxa"/>
              <w:bottom w:w="75" w:type="dxa"/>
              <w:right w:w="95" w:type="dxa"/>
            </w:tcMar>
            <w:vAlign w:val="center"/>
          </w:tcPr>
          <w:p w14:paraId="4D8979C3" w14:textId="77777777" w:rsidR="0085389E" w:rsidRDefault="00000000" w:rsidP="00005F68">
            <w:pPr>
              <w:spacing w:after="20" w:line="259" w:lineRule="auto"/>
            </w:pPr>
            <w:r>
              <w:rPr>
                <w:b/>
                <w:color w:val="FFFFFF"/>
                <w:sz w:val="19"/>
              </w:rPr>
              <w:t>확인 과정</w:t>
            </w:r>
          </w:p>
        </w:tc>
      </w:tr>
      <w:tr w:rsidR="0085389E" w14:paraId="3884FFF0" w14:textId="77777777">
        <w:trPr>
          <w:cantSplit/>
          <w:jc w:val="center"/>
        </w:trPr>
        <w:tc>
          <w:tcPr>
            <w:tcW w:w="1512" w:type="dxa"/>
            <w:shd w:val="clear" w:color="auto" w:fill="FFFFFF"/>
            <w:tcMar>
              <w:top w:w="75" w:type="dxa"/>
              <w:left w:w="95" w:type="dxa"/>
              <w:bottom w:w="75" w:type="dxa"/>
              <w:right w:w="95" w:type="dxa"/>
            </w:tcMar>
            <w:vAlign w:val="center"/>
          </w:tcPr>
          <w:p w14:paraId="5FE75E4B" w14:textId="77777777" w:rsidR="0085389E" w:rsidRDefault="00000000" w:rsidP="00005F68">
            <w:pPr>
              <w:spacing w:after="20" w:line="259" w:lineRule="auto"/>
            </w:pPr>
            <w:r>
              <w:rPr>
                <w:sz w:val="19"/>
              </w:rPr>
              <w:t>Semantic</w:t>
            </w:r>
          </w:p>
        </w:tc>
        <w:tc>
          <w:tcPr>
            <w:tcW w:w="1080" w:type="dxa"/>
            <w:shd w:val="clear" w:color="auto" w:fill="FFFFFF"/>
            <w:tcMar>
              <w:top w:w="75" w:type="dxa"/>
              <w:left w:w="95" w:type="dxa"/>
              <w:bottom w:w="75" w:type="dxa"/>
              <w:right w:w="95" w:type="dxa"/>
            </w:tcMar>
            <w:vAlign w:val="center"/>
          </w:tcPr>
          <w:p w14:paraId="4A194B9F" w14:textId="77777777" w:rsidR="0085389E" w:rsidRDefault="00000000" w:rsidP="00005F68">
            <w:pPr>
              <w:spacing w:after="20" w:line="259" w:lineRule="auto"/>
            </w:pPr>
            <w:r>
              <w:rPr>
                <w:sz w:val="19"/>
              </w:rPr>
              <w:t>훼손</w:t>
            </w:r>
          </w:p>
        </w:tc>
        <w:tc>
          <w:tcPr>
            <w:tcW w:w="7632" w:type="dxa"/>
            <w:shd w:val="clear" w:color="auto" w:fill="FFFFFF"/>
            <w:tcMar>
              <w:top w:w="75" w:type="dxa"/>
              <w:left w:w="95" w:type="dxa"/>
              <w:bottom w:w="75" w:type="dxa"/>
              <w:right w:w="95" w:type="dxa"/>
            </w:tcMar>
            <w:vAlign w:val="center"/>
          </w:tcPr>
          <w:p w14:paraId="4776ED93" w14:textId="77777777" w:rsidR="0085389E" w:rsidRDefault="00000000" w:rsidP="00005F68">
            <w:pPr>
              <w:spacing w:after="20" w:line="259" w:lineRule="auto"/>
              <w:rPr>
                <w:lang w:eastAsia="ko-KR"/>
              </w:rPr>
            </w:pPr>
            <w:r>
              <w:rPr>
                <w:sz w:val="19"/>
                <w:lang w:eastAsia="ko-KR"/>
              </w:rPr>
              <w:t>연락받는 대상이 연락하는 주체로 바뀌었습니다.</w:t>
            </w:r>
          </w:p>
        </w:tc>
      </w:tr>
      <w:tr w:rsidR="0085389E" w14:paraId="74137D5B" w14:textId="77777777">
        <w:trPr>
          <w:cantSplit/>
          <w:jc w:val="center"/>
        </w:trPr>
        <w:tc>
          <w:tcPr>
            <w:tcW w:w="1512" w:type="dxa"/>
            <w:shd w:val="clear" w:color="auto" w:fill="F3F6F8"/>
            <w:tcMar>
              <w:top w:w="75" w:type="dxa"/>
              <w:left w:w="95" w:type="dxa"/>
              <w:bottom w:w="75" w:type="dxa"/>
              <w:right w:w="95" w:type="dxa"/>
            </w:tcMar>
            <w:vAlign w:val="center"/>
          </w:tcPr>
          <w:p w14:paraId="615B645D" w14:textId="77777777" w:rsidR="0085389E" w:rsidRDefault="00000000" w:rsidP="00005F68">
            <w:pPr>
              <w:spacing w:after="20" w:line="259" w:lineRule="auto"/>
            </w:pPr>
            <w:r>
              <w:rPr>
                <w:sz w:val="19"/>
              </w:rPr>
              <w:lastRenderedPageBreak/>
              <w:t>Textual</w:t>
            </w:r>
          </w:p>
        </w:tc>
        <w:tc>
          <w:tcPr>
            <w:tcW w:w="1080" w:type="dxa"/>
            <w:shd w:val="clear" w:color="auto" w:fill="F3F6F8"/>
            <w:tcMar>
              <w:top w:w="75" w:type="dxa"/>
              <w:left w:w="95" w:type="dxa"/>
              <w:bottom w:w="75" w:type="dxa"/>
              <w:right w:w="95" w:type="dxa"/>
            </w:tcMar>
            <w:vAlign w:val="center"/>
          </w:tcPr>
          <w:p w14:paraId="0A263D3F" w14:textId="77777777" w:rsidR="0085389E" w:rsidRDefault="00000000" w:rsidP="00005F68">
            <w:pPr>
              <w:spacing w:after="20" w:line="259" w:lineRule="auto"/>
            </w:pPr>
            <w:r>
              <w:rPr>
                <w:sz w:val="19"/>
              </w:rPr>
              <w:t>보존</w:t>
            </w:r>
          </w:p>
        </w:tc>
        <w:tc>
          <w:tcPr>
            <w:tcW w:w="7632" w:type="dxa"/>
            <w:shd w:val="clear" w:color="auto" w:fill="F3F6F8"/>
            <w:tcMar>
              <w:top w:w="75" w:type="dxa"/>
              <w:left w:w="95" w:type="dxa"/>
              <w:bottom w:w="75" w:type="dxa"/>
              <w:right w:w="95" w:type="dxa"/>
            </w:tcMar>
            <w:vAlign w:val="center"/>
          </w:tcPr>
          <w:p w14:paraId="78085E38" w14:textId="77777777" w:rsidR="0085389E" w:rsidRDefault="00000000" w:rsidP="00005F68">
            <w:pPr>
              <w:spacing w:after="20" w:line="259" w:lineRule="auto"/>
              <w:rPr>
                <w:lang w:eastAsia="ko-KR"/>
              </w:rPr>
            </w:pPr>
            <w:r>
              <w:rPr>
                <w:sz w:val="19"/>
                <w:lang w:eastAsia="ko-KR"/>
              </w:rPr>
              <w:t>최소 일주일 먼저 연락한다는 시간적 연결은 남아 있습니다. “전에”의 반복 자체는 오류가 아닙니다.</w:t>
            </w:r>
          </w:p>
        </w:tc>
      </w:tr>
      <w:tr w:rsidR="0085389E" w14:paraId="5B856825" w14:textId="77777777">
        <w:trPr>
          <w:cantSplit/>
          <w:jc w:val="center"/>
        </w:trPr>
        <w:tc>
          <w:tcPr>
            <w:tcW w:w="1512" w:type="dxa"/>
            <w:shd w:val="clear" w:color="auto" w:fill="FFFFFF"/>
            <w:tcMar>
              <w:top w:w="75" w:type="dxa"/>
              <w:left w:w="95" w:type="dxa"/>
              <w:bottom w:w="75" w:type="dxa"/>
              <w:right w:w="95" w:type="dxa"/>
            </w:tcMar>
            <w:vAlign w:val="center"/>
          </w:tcPr>
          <w:p w14:paraId="2ABD055E" w14:textId="77777777" w:rsidR="0085389E" w:rsidRDefault="00000000" w:rsidP="00005F68">
            <w:pPr>
              <w:spacing w:after="20" w:line="259" w:lineRule="auto"/>
            </w:pPr>
            <w:r>
              <w:rPr>
                <w:sz w:val="19"/>
              </w:rPr>
              <w:t>Context</w:t>
            </w:r>
          </w:p>
        </w:tc>
        <w:tc>
          <w:tcPr>
            <w:tcW w:w="1080" w:type="dxa"/>
            <w:shd w:val="clear" w:color="auto" w:fill="FFFFFF"/>
            <w:tcMar>
              <w:top w:w="75" w:type="dxa"/>
              <w:left w:w="95" w:type="dxa"/>
              <w:bottom w:w="75" w:type="dxa"/>
              <w:right w:w="95" w:type="dxa"/>
            </w:tcMar>
            <w:vAlign w:val="center"/>
          </w:tcPr>
          <w:p w14:paraId="3083C3FC" w14:textId="77777777" w:rsidR="0085389E" w:rsidRDefault="00000000" w:rsidP="00005F68">
            <w:pPr>
              <w:spacing w:after="20" w:line="259" w:lineRule="auto"/>
            </w:pPr>
            <w:r>
              <w:rPr>
                <w:sz w:val="19"/>
              </w:rPr>
              <w:t>보존</w:t>
            </w:r>
          </w:p>
        </w:tc>
        <w:tc>
          <w:tcPr>
            <w:tcW w:w="7632" w:type="dxa"/>
            <w:shd w:val="clear" w:color="auto" w:fill="FFFFFF"/>
            <w:tcMar>
              <w:top w:w="75" w:type="dxa"/>
              <w:left w:w="95" w:type="dxa"/>
              <w:bottom w:w="75" w:type="dxa"/>
              <w:right w:w="95" w:type="dxa"/>
            </w:tcMar>
            <w:vAlign w:val="center"/>
          </w:tcPr>
          <w:p w14:paraId="4A027669" w14:textId="77777777" w:rsidR="0085389E" w:rsidRDefault="00000000" w:rsidP="00005F68">
            <w:pPr>
              <w:spacing w:after="20" w:line="259" w:lineRule="auto"/>
              <w:rPr>
                <w:lang w:eastAsia="ko-KR"/>
              </w:rPr>
            </w:pPr>
            <w:r>
              <w:rPr>
                <w:sz w:val="19"/>
                <w:lang w:eastAsia="ko-KR"/>
              </w:rPr>
              <w:t>미리 연락하도록 절차를 안내하는 기능은 유지됩니다.</w:t>
            </w:r>
          </w:p>
        </w:tc>
      </w:tr>
      <w:tr w:rsidR="0085389E" w14:paraId="102D7722" w14:textId="77777777">
        <w:trPr>
          <w:cantSplit/>
          <w:jc w:val="center"/>
        </w:trPr>
        <w:tc>
          <w:tcPr>
            <w:tcW w:w="1512" w:type="dxa"/>
            <w:shd w:val="clear" w:color="auto" w:fill="F3F6F8"/>
            <w:tcMar>
              <w:top w:w="75" w:type="dxa"/>
              <w:left w:w="95" w:type="dxa"/>
              <w:bottom w:w="75" w:type="dxa"/>
              <w:right w:w="95" w:type="dxa"/>
            </w:tcMar>
            <w:vAlign w:val="center"/>
          </w:tcPr>
          <w:p w14:paraId="27F930A7" w14:textId="77777777" w:rsidR="0085389E" w:rsidRDefault="00000000" w:rsidP="00005F68">
            <w:pPr>
              <w:spacing w:after="20" w:line="259" w:lineRule="auto"/>
            </w:pPr>
            <w:r>
              <w:rPr>
                <w:sz w:val="19"/>
              </w:rPr>
              <w:t>Deontic</w:t>
            </w:r>
          </w:p>
        </w:tc>
        <w:tc>
          <w:tcPr>
            <w:tcW w:w="1080" w:type="dxa"/>
            <w:shd w:val="clear" w:color="auto" w:fill="F3F6F8"/>
            <w:tcMar>
              <w:top w:w="75" w:type="dxa"/>
              <w:left w:w="95" w:type="dxa"/>
              <w:bottom w:w="75" w:type="dxa"/>
              <w:right w:w="95" w:type="dxa"/>
            </w:tcMar>
            <w:vAlign w:val="center"/>
          </w:tcPr>
          <w:p w14:paraId="1DCC4F03" w14:textId="77777777" w:rsidR="0085389E" w:rsidRDefault="00000000" w:rsidP="00005F68">
            <w:pPr>
              <w:spacing w:after="20" w:line="259" w:lineRule="auto"/>
            </w:pPr>
            <w:r>
              <w:rPr>
                <w:sz w:val="19"/>
              </w:rPr>
              <w:t>훼손</w:t>
            </w:r>
          </w:p>
        </w:tc>
        <w:tc>
          <w:tcPr>
            <w:tcW w:w="7632" w:type="dxa"/>
            <w:shd w:val="clear" w:color="auto" w:fill="F3F6F8"/>
            <w:tcMar>
              <w:top w:w="75" w:type="dxa"/>
              <w:left w:w="95" w:type="dxa"/>
              <w:bottom w:w="75" w:type="dxa"/>
              <w:right w:w="95" w:type="dxa"/>
            </w:tcMar>
            <w:vAlign w:val="center"/>
          </w:tcPr>
          <w:p w14:paraId="41FFDF7C" w14:textId="77777777" w:rsidR="0085389E" w:rsidRDefault="00000000" w:rsidP="00005F68">
            <w:pPr>
              <w:spacing w:after="20" w:line="259" w:lineRule="auto"/>
              <w:rPr>
                <w:lang w:eastAsia="ko-KR"/>
              </w:rPr>
            </w:pPr>
            <w:r>
              <w:rPr>
                <w:sz w:val="19"/>
                <w:lang w:eastAsia="ko-KR"/>
              </w:rPr>
              <w:t>연락 행동을 수행하도록 요구받는 담당 주체가 바뀌었습니다.</w:t>
            </w:r>
          </w:p>
        </w:tc>
      </w:tr>
      <w:tr w:rsidR="0085389E" w14:paraId="641B81DA" w14:textId="77777777">
        <w:trPr>
          <w:cantSplit/>
          <w:jc w:val="center"/>
        </w:trPr>
        <w:tc>
          <w:tcPr>
            <w:tcW w:w="1512" w:type="dxa"/>
            <w:shd w:val="clear" w:color="auto" w:fill="FFFFFF"/>
            <w:tcMar>
              <w:top w:w="75" w:type="dxa"/>
              <w:left w:w="95" w:type="dxa"/>
              <w:bottom w:w="75" w:type="dxa"/>
              <w:right w:w="95" w:type="dxa"/>
            </w:tcMar>
            <w:vAlign w:val="center"/>
          </w:tcPr>
          <w:p w14:paraId="3B401A16" w14:textId="77777777" w:rsidR="0085389E" w:rsidRDefault="00000000" w:rsidP="00005F68">
            <w:pPr>
              <w:spacing w:after="20" w:line="259" w:lineRule="auto"/>
            </w:pPr>
            <w:r>
              <w:rPr>
                <w:sz w:val="19"/>
              </w:rPr>
              <w:t>Register</w:t>
            </w:r>
          </w:p>
        </w:tc>
        <w:tc>
          <w:tcPr>
            <w:tcW w:w="1080" w:type="dxa"/>
            <w:shd w:val="clear" w:color="auto" w:fill="FFFFFF"/>
            <w:tcMar>
              <w:top w:w="75" w:type="dxa"/>
              <w:left w:w="95" w:type="dxa"/>
              <w:bottom w:w="75" w:type="dxa"/>
              <w:right w:w="95" w:type="dxa"/>
            </w:tcMar>
            <w:vAlign w:val="center"/>
          </w:tcPr>
          <w:p w14:paraId="25358374" w14:textId="77777777" w:rsidR="0085389E" w:rsidRDefault="00000000" w:rsidP="00005F68">
            <w:pPr>
              <w:spacing w:after="20" w:line="259" w:lineRule="auto"/>
            </w:pPr>
            <w:r>
              <w:rPr>
                <w:sz w:val="19"/>
              </w:rPr>
              <w:t>보존</w:t>
            </w:r>
          </w:p>
        </w:tc>
        <w:tc>
          <w:tcPr>
            <w:tcW w:w="7632" w:type="dxa"/>
            <w:shd w:val="clear" w:color="auto" w:fill="FFFFFF"/>
            <w:tcMar>
              <w:top w:w="75" w:type="dxa"/>
              <w:left w:w="95" w:type="dxa"/>
              <w:bottom w:w="75" w:type="dxa"/>
              <w:right w:w="95" w:type="dxa"/>
            </w:tcMar>
            <w:vAlign w:val="center"/>
          </w:tcPr>
          <w:p w14:paraId="1100BB3B" w14:textId="77777777" w:rsidR="0085389E" w:rsidRDefault="00000000" w:rsidP="00005F68">
            <w:pPr>
              <w:spacing w:after="20" w:line="259" w:lineRule="auto"/>
              <w:rPr>
                <w:lang w:eastAsia="ko-KR"/>
              </w:rPr>
            </w:pPr>
            <w:r>
              <w:rPr>
                <w:sz w:val="19"/>
                <w:lang w:eastAsia="ko-KR"/>
              </w:rPr>
              <w:t>교육자료의 공식 안내체가 유지됩니다. 띄어쓰기만으로 훼손을 부여하지 않습니다.</w:t>
            </w:r>
          </w:p>
        </w:tc>
      </w:tr>
      <w:tr w:rsidR="0085389E" w14:paraId="3108C209" w14:textId="77777777">
        <w:trPr>
          <w:cantSplit/>
          <w:jc w:val="center"/>
        </w:trPr>
        <w:tc>
          <w:tcPr>
            <w:tcW w:w="1512" w:type="dxa"/>
            <w:shd w:val="clear" w:color="auto" w:fill="F3F6F8"/>
            <w:tcMar>
              <w:top w:w="75" w:type="dxa"/>
              <w:left w:w="95" w:type="dxa"/>
              <w:bottom w:w="75" w:type="dxa"/>
              <w:right w:w="95" w:type="dxa"/>
            </w:tcMar>
            <w:vAlign w:val="center"/>
          </w:tcPr>
          <w:p w14:paraId="0E51639C" w14:textId="77777777" w:rsidR="0085389E" w:rsidRDefault="00000000" w:rsidP="00005F68">
            <w:pPr>
              <w:spacing w:after="20" w:line="259" w:lineRule="auto"/>
            </w:pPr>
            <w:r>
              <w:rPr>
                <w:sz w:val="19"/>
              </w:rPr>
              <w:t>Cultural</w:t>
            </w:r>
          </w:p>
        </w:tc>
        <w:tc>
          <w:tcPr>
            <w:tcW w:w="1080" w:type="dxa"/>
            <w:shd w:val="clear" w:color="auto" w:fill="F3F6F8"/>
            <w:tcMar>
              <w:top w:w="75" w:type="dxa"/>
              <w:left w:w="95" w:type="dxa"/>
              <w:bottom w:w="75" w:type="dxa"/>
              <w:right w:w="95" w:type="dxa"/>
            </w:tcMar>
            <w:vAlign w:val="center"/>
          </w:tcPr>
          <w:p w14:paraId="63672239" w14:textId="77777777" w:rsidR="0085389E" w:rsidRDefault="00000000" w:rsidP="00005F68">
            <w:pPr>
              <w:spacing w:after="20" w:line="259" w:lineRule="auto"/>
            </w:pPr>
            <w:r>
              <w:rPr>
                <w:sz w:val="19"/>
              </w:rPr>
              <w:t>N/A</w:t>
            </w:r>
          </w:p>
        </w:tc>
        <w:tc>
          <w:tcPr>
            <w:tcW w:w="7632" w:type="dxa"/>
            <w:shd w:val="clear" w:color="auto" w:fill="F3F6F8"/>
            <w:tcMar>
              <w:top w:w="75" w:type="dxa"/>
              <w:left w:w="95" w:type="dxa"/>
              <w:bottom w:w="75" w:type="dxa"/>
              <w:right w:w="95" w:type="dxa"/>
            </w:tcMar>
            <w:vAlign w:val="center"/>
          </w:tcPr>
          <w:p w14:paraId="0698DAA6" w14:textId="77777777" w:rsidR="0085389E" w:rsidRDefault="00000000" w:rsidP="00005F68">
            <w:pPr>
              <w:spacing w:after="20" w:line="259" w:lineRule="auto"/>
              <w:rPr>
                <w:lang w:eastAsia="ko-KR"/>
              </w:rPr>
            </w:pPr>
            <w:r>
              <w:rPr>
                <w:sz w:val="19"/>
                <w:lang w:eastAsia="ko-KR"/>
              </w:rPr>
              <w:t>이 문장에는 별도로 판정할 문화 고유의 제도·관습·단위가 없습니다.</w:t>
            </w:r>
          </w:p>
        </w:tc>
      </w:tr>
    </w:tbl>
    <w:p w14:paraId="3808A1CC" w14:textId="77777777" w:rsidR="0085389E" w:rsidRDefault="0085389E" w:rsidP="00005F68">
      <w:pPr>
        <w:spacing w:after="80" w:line="252" w:lineRule="auto"/>
        <w:rPr>
          <w:lang w:eastAsia="ko-KR"/>
        </w:rPr>
      </w:pPr>
    </w:p>
    <w:p w14:paraId="64CDAE5E" w14:textId="77777777" w:rsidR="0085389E" w:rsidRDefault="00000000" w:rsidP="00005F68">
      <w:pPr>
        <w:pStyle w:val="1"/>
        <w:pageBreakBefore/>
        <w:spacing w:after="80" w:line="252" w:lineRule="auto"/>
        <w:rPr>
          <w:lang w:eastAsia="ko-KR"/>
        </w:rPr>
      </w:pPr>
      <w:r>
        <w:rPr>
          <w:lang w:eastAsia="ko-KR"/>
        </w:rPr>
        <w:lastRenderedPageBreak/>
        <w:t>9 연습 예시의 근거 입력</w:t>
      </w:r>
    </w:p>
    <w:p w14:paraId="41A72E88" w14:textId="77777777" w:rsidR="0085389E" w:rsidRDefault="00000000" w:rsidP="00005F68">
      <w:pPr>
        <w:pStyle w:val="21"/>
        <w:spacing w:before="120" w:after="80" w:line="252" w:lineRule="auto"/>
        <w:rPr>
          <w:lang w:eastAsia="ko-KR"/>
        </w:rPr>
      </w:pPr>
      <w:r>
        <w:rPr>
          <w:lang w:eastAsia="ko-KR"/>
        </w:rPr>
        <w:t>④ EX02의 훼손 행에 같은 오류ID를 기록합니다</w:t>
      </w:r>
    </w:p>
    <w:p w14:paraId="45B0DDD7" w14:textId="08CA6C06" w:rsidR="0085389E" w:rsidRDefault="00000000" w:rsidP="00005F68">
      <w:pPr>
        <w:spacing w:after="80" w:line="252" w:lineRule="auto"/>
        <w:rPr>
          <w:lang w:eastAsia="ko-KR"/>
        </w:rPr>
      </w:pPr>
      <w:r>
        <w:rPr>
          <w:lang w:eastAsia="ko-KR"/>
        </w:rPr>
        <w:t xml:space="preserve">연락하는 사람과 연락받는 사람이 바뀐 하나의 오류가 두 축에 영향을 줍니다. 따라서 두 행 모두 E001을 사용합니다.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212"/>
        <w:gridCol w:w="4212"/>
      </w:tblGrid>
      <w:tr w:rsidR="0085389E" w14:paraId="317FB790" w14:textId="77777777">
        <w:trPr>
          <w:cantSplit/>
          <w:tblHeader/>
          <w:jc w:val="center"/>
        </w:trPr>
        <w:tc>
          <w:tcPr>
            <w:tcW w:w="1800" w:type="dxa"/>
            <w:shd w:val="clear" w:color="auto" w:fill="243B53"/>
            <w:tcMar>
              <w:top w:w="75" w:type="dxa"/>
              <w:left w:w="95" w:type="dxa"/>
              <w:bottom w:w="75" w:type="dxa"/>
              <w:right w:w="95" w:type="dxa"/>
            </w:tcMar>
            <w:vAlign w:val="center"/>
          </w:tcPr>
          <w:p w14:paraId="2D3B510E" w14:textId="77777777" w:rsidR="0085389E" w:rsidRDefault="00000000" w:rsidP="00005F68">
            <w:pPr>
              <w:spacing w:after="20" w:line="259" w:lineRule="auto"/>
            </w:pPr>
            <w:r>
              <w:rPr>
                <w:b/>
                <w:color w:val="FFFFFF"/>
                <w:sz w:val="19"/>
              </w:rPr>
              <w:t>입력 칸</w:t>
            </w:r>
          </w:p>
        </w:tc>
        <w:tc>
          <w:tcPr>
            <w:tcW w:w="4212" w:type="dxa"/>
            <w:shd w:val="clear" w:color="auto" w:fill="243B53"/>
            <w:tcMar>
              <w:top w:w="75" w:type="dxa"/>
              <w:left w:w="95" w:type="dxa"/>
              <w:bottom w:w="75" w:type="dxa"/>
              <w:right w:w="95" w:type="dxa"/>
            </w:tcMar>
            <w:vAlign w:val="center"/>
          </w:tcPr>
          <w:p w14:paraId="57A158A8" w14:textId="77777777" w:rsidR="0085389E" w:rsidRDefault="00000000" w:rsidP="00005F68">
            <w:pPr>
              <w:spacing w:after="20" w:line="259" w:lineRule="auto"/>
            </w:pPr>
            <w:r>
              <w:rPr>
                <w:b/>
                <w:color w:val="FFFFFF"/>
                <w:sz w:val="19"/>
              </w:rPr>
              <w:t>Semantic 행</w:t>
            </w:r>
          </w:p>
        </w:tc>
        <w:tc>
          <w:tcPr>
            <w:tcW w:w="4212" w:type="dxa"/>
            <w:shd w:val="clear" w:color="auto" w:fill="243B53"/>
            <w:tcMar>
              <w:top w:w="75" w:type="dxa"/>
              <w:left w:w="95" w:type="dxa"/>
              <w:bottom w:w="75" w:type="dxa"/>
              <w:right w:w="95" w:type="dxa"/>
            </w:tcMar>
            <w:vAlign w:val="center"/>
          </w:tcPr>
          <w:p w14:paraId="63D30550" w14:textId="77777777" w:rsidR="0085389E" w:rsidRDefault="00000000" w:rsidP="00005F68">
            <w:pPr>
              <w:spacing w:after="20" w:line="259" w:lineRule="auto"/>
            </w:pPr>
            <w:r>
              <w:rPr>
                <w:b/>
                <w:color w:val="FFFFFF"/>
                <w:sz w:val="19"/>
              </w:rPr>
              <w:t>Deontic 행</w:t>
            </w:r>
          </w:p>
        </w:tc>
      </w:tr>
      <w:tr w:rsidR="0085389E" w14:paraId="67CA2768" w14:textId="77777777">
        <w:trPr>
          <w:cantSplit/>
          <w:jc w:val="center"/>
        </w:trPr>
        <w:tc>
          <w:tcPr>
            <w:tcW w:w="1800" w:type="dxa"/>
            <w:shd w:val="clear" w:color="auto" w:fill="FFFFFF"/>
            <w:tcMar>
              <w:top w:w="75" w:type="dxa"/>
              <w:left w:w="95" w:type="dxa"/>
              <w:bottom w:w="75" w:type="dxa"/>
              <w:right w:w="95" w:type="dxa"/>
            </w:tcMar>
            <w:vAlign w:val="center"/>
          </w:tcPr>
          <w:p w14:paraId="0BB1DF90" w14:textId="77777777" w:rsidR="0085389E" w:rsidRDefault="00000000" w:rsidP="00005F68">
            <w:pPr>
              <w:spacing w:after="20" w:line="259" w:lineRule="auto"/>
            </w:pPr>
            <w:r>
              <w:rPr>
                <w:sz w:val="19"/>
              </w:rPr>
              <w:t>판정</w:t>
            </w:r>
          </w:p>
        </w:tc>
        <w:tc>
          <w:tcPr>
            <w:tcW w:w="4212" w:type="dxa"/>
            <w:shd w:val="clear" w:color="auto" w:fill="FFFFFF"/>
            <w:tcMar>
              <w:top w:w="75" w:type="dxa"/>
              <w:left w:w="95" w:type="dxa"/>
              <w:bottom w:w="75" w:type="dxa"/>
              <w:right w:w="95" w:type="dxa"/>
            </w:tcMar>
            <w:vAlign w:val="center"/>
          </w:tcPr>
          <w:p w14:paraId="41DA5F65" w14:textId="77777777" w:rsidR="0085389E" w:rsidRDefault="00000000" w:rsidP="00005F68">
            <w:pPr>
              <w:spacing w:after="20" w:line="259" w:lineRule="auto"/>
            </w:pPr>
            <w:r>
              <w:rPr>
                <w:sz w:val="19"/>
              </w:rPr>
              <w:t>훼손</w:t>
            </w:r>
          </w:p>
        </w:tc>
        <w:tc>
          <w:tcPr>
            <w:tcW w:w="4212" w:type="dxa"/>
            <w:shd w:val="clear" w:color="auto" w:fill="FFFFFF"/>
            <w:tcMar>
              <w:top w:w="75" w:type="dxa"/>
              <w:left w:w="95" w:type="dxa"/>
              <w:bottom w:w="75" w:type="dxa"/>
              <w:right w:w="95" w:type="dxa"/>
            </w:tcMar>
            <w:vAlign w:val="center"/>
          </w:tcPr>
          <w:p w14:paraId="718A757D" w14:textId="77777777" w:rsidR="0085389E" w:rsidRDefault="00000000" w:rsidP="00005F68">
            <w:pPr>
              <w:spacing w:after="20" w:line="259" w:lineRule="auto"/>
            </w:pPr>
            <w:r>
              <w:rPr>
                <w:sz w:val="19"/>
              </w:rPr>
              <w:t>훼손</w:t>
            </w:r>
          </w:p>
        </w:tc>
      </w:tr>
      <w:tr w:rsidR="0085389E" w14:paraId="0124E074" w14:textId="77777777">
        <w:trPr>
          <w:cantSplit/>
          <w:jc w:val="center"/>
        </w:trPr>
        <w:tc>
          <w:tcPr>
            <w:tcW w:w="1800" w:type="dxa"/>
            <w:shd w:val="clear" w:color="auto" w:fill="F3F6F8"/>
            <w:tcMar>
              <w:top w:w="75" w:type="dxa"/>
              <w:left w:w="95" w:type="dxa"/>
              <w:bottom w:w="75" w:type="dxa"/>
              <w:right w:w="95" w:type="dxa"/>
            </w:tcMar>
            <w:vAlign w:val="center"/>
          </w:tcPr>
          <w:p w14:paraId="5156A94E" w14:textId="77777777" w:rsidR="0085389E" w:rsidRDefault="00000000" w:rsidP="00005F68">
            <w:pPr>
              <w:spacing w:after="20" w:line="259" w:lineRule="auto"/>
            </w:pPr>
            <w:r>
              <w:rPr>
                <w:sz w:val="19"/>
              </w:rPr>
              <w:t>심각도</w:t>
            </w:r>
          </w:p>
        </w:tc>
        <w:tc>
          <w:tcPr>
            <w:tcW w:w="4212" w:type="dxa"/>
            <w:shd w:val="clear" w:color="auto" w:fill="F3F6F8"/>
            <w:tcMar>
              <w:top w:w="75" w:type="dxa"/>
              <w:left w:w="95" w:type="dxa"/>
              <w:bottom w:w="75" w:type="dxa"/>
              <w:right w:w="95" w:type="dxa"/>
            </w:tcMar>
            <w:vAlign w:val="center"/>
          </w:tcPr>
          <w:p w14:paraId="04A9FE17" w14:textId="227B00FB" w:rsidR="0085389E" w:rsidRDefault="00C2046D" w:rsidP="00005F68">
            <w:pPr>
              <w:spacing w:after="20" w:line="259" w:lineRule="auto"/>
              <w:rPr>
                <w:lang w:eastAsia="ko-KR"/>
              </w:rPr>
            </w:pPr>
            <w:r>
              <w:rPr>
                <w:sz w:val="19"/>
                <w:lang w:eastAsia="ko-KR"/>
              </w:rPr>
              <w:t>major</w:t>
            </w:r>
          </w:p>
        </w:tc>
        <w:tc>
          <w:tcPr>
            <w:tcW w:w="4212" w:type="dxa"/>
            <w:shd w:val="clear" w:color="auto" w:fill="F3F6F8"/>
            <w:tcMar>
              <w:top w:w="75" w:type="dxa"/>
              <w:left w:w="95" w:type="dxa"/>
              <w:bottom w:w="75" w:type="dxa"/>
              <w:right w:w="95" w:type="dxa"/>
            </w:tcMar>
            <w:vAlign w:val="center"/>
          </w:tcPr>
          <w:p w14:paraId="0885694A" w14:textId="02F29AFF" w:rsidR="0085389E" w:rsidRDefault="00C2046D" w:rsidP="00005F68">
            <w:pPr>
              <w:spacing w:after="20" w:line="259" w:lineRule="auto"/>
            </w:pPr>
            <w:r>
              <w:rPr>
                <w:sz w:val="19"/>
                <w:lang w:eastAsia="ko-KR"/>
              </w:rPr>
              <w:t>major</w:t>
            </w:r>
          </w:p>
        </w:tc>
      </w:tr>
      <w:tr w:rsidR="0085389E" w14:paraId="7FFCFE75" w14:textId="77777777">
        <w:trPr>
          <w:cantSplit/>
          <w:jc w:val="center"/>
        </w:trPr>
        <w:tc>
          <w:tcPr>
            <w:tcW w:w="1800" w:type="dxa"/>
            <w:shd w:val="clear" w:color="auto" w:fill="FFFFFF"/>
            <w:tcMar>
              <w:top w:w="75" w:type="dxa"/>
              <w:left w:w="95" w:type="dxa"/>
              <w:bottom w:w="75" w:type="dxa"/>
              <w:right w:w="95" w:type="dxa"/>
            </w:tcMar>
            <w:vAlign w:val="center"/>
          </w:tcPr>
          <w:p w14:paraId="7EC367D3" w14:textId="77777777" w:rsidR="0085389E" w:rsidRDefault="00000000" w:rsidP="00005F68">
            <w:pPr>
              <w:spacing w:after="20" w:line="259" w:lineRule="auto"/>
            </w:pPr>
            <w:r>
              <w:rPr>
                <w:sz w:val="19"/>
              </w:rPr>
              <w:t>오류ID</w:t>
            </w:r>
          </w:p>
        </w:tc>
        <w:tc>
          <w:tcPr>
            <w:tcW w:w="4212" w:type="dxa"/>
            <w:shd w:val="clear" w:color="auto" w:fill="FFFFFF"/>
            <w:tcMar>
              <w:top w:w="75" w:type="dxa"/>
              <w:left w:w="95" w:type="dxa"/>
              <w:bottom w:w="75" w:type="dxa"/>
              <w:right w:w="95" w:type="dxa"/>
            </w:tcMar>
            <w:vAlign w:val="center"/>
          </w:tcPr>
          <w:p w14:paraId="297317DE" w14:textId="77777777" w:rsidR="0085389E" w:rsidRDefault="00000000" w:rsidP="00005F68">
            <w:pPr>
              <w:spacing w:after="20" w:line="259" w:lineRule="auto"/>
            </w:pPr>
            <w:r>
              <w:rPr>
                <w:sz w:val="19"/>
              </w:rPr>
              <w:t>E001</w:t>
            </w:r>
          </w:p>
        </w:tc>
        <w:tc>
          <w:tcPr>
            <w:tcW w:w="4212" w:type="dxa"/>
            <w:shd w:val="clear" w:color="auto" w:fill="FFFFFF"/>
            <w:tcMar>
              <w:top w:w="75" w:type="dxa"/>
              <w:left w:w="95" w:type="dxa"/>
              <w:bottom w:w="75" w:type="dxa"/>
              <w:right w:w="95" w:type="dxa"/>
            </w:tcMar>
            <w:vAlign w:val="center"/>
          </w:tcPr>
          <w:p w14:paraId="3F677B96" w14:textId="77777777" w:rsidR="0085389E" w:rsidRDefault="00000000" w:rsidP="00005F68">
            <w:pPr>
              <w:spacing w:after="20" w:line="259" w:lineRule="auto"/>
            </w:pPr>
            <w:r>
              <w:rPr>
                <w:sz w:val="19"/>
              </w:rPr>
              <w:t>E001</w:t>
            </w:r>
          </w:p>
        </w:tc>
      </w:tr>
      <w:tr w:rsidR="0085389E" w14:paraId="36CAF500" w14:textId="77777777">
        <w:trPr>
          <w:cantSplit/>
          <w:jc w:val="center"/>
        </w:trPr>
        <w:tc>
          <w:tcPr>
            <w:tcW w:w="1800" w:type="dxa"/>
            <w:shd w:val="clear" w:color="auto" w:fill="F3F6F8"/>
            <w:tcMar>
              <w:top w:w="75" w:type="dxa"/>
              <w:left w:w="95" w:type="dxa"/>
              <w:bottom w:w="75" w:type="dxa"/>
              <w:right w:w="95" w:type="dxa"/>
            </w:tcMar>
            <w:vAlign w:val="center"/>
          </w:tcPr>
          <w:p w14:paraId="27BACDF5" w14:textId="77777777" w:rsidR="0085389E" w:rsidRDefault="00000000" w:rsidP="00005F68">
            <w:pPr>
              <w:spacing w:after="20" w:line="259" w:lineRule="auto"/>
            </w:pPr>
            <w:r>
              <w:rPr>
                <w:sz w:val="19"/>
              </w:rPr>
              <w:t>원문 근거구간</w:t>
            </w:r>
          </w:p>
        </w:tc>
        <w:tc>
          <w:tcPr>
            <w:tcW w:w="4212" w:type="dxa"/>
            <w:shd w:val="clear" w:color="auto" w:fill="F3F6F8"/>
            <w:tcMar>
              <w:top w:w="75" w:type="dxa"/>
              <w:left w:w="95" w:type="dxa"/>
              <w:bottom w:w="75" w:type="dxa"/>
              <w:right w:w="95" w:type="dxa"/>
            </w:tcMar>
            <w:vAlign w:val="center"/>
          </w:tcPr>
          <w:p w14:paraId="447C08CB" w14:textId="77777777" w:rsidR="0085389E" w:rsidRDefault="00000000" w:rsidP="00005F68">
            <w:pPr>
              <w:spacing w:after="20" w:line="259" w:lineRule="auto"/>
            </w:pPr>
            <w:r>
              <w:rPr>
                <w:sz w:val="19"/>
              </w:rPr>
              <w:t>The letter-writer should be contacted</w:t>
            </w:r>
          </w:p>
        </w:tc>
        <w:tc>
          <w:tcPr>
            <w:tcW w:w="4212" w:type="dxa"/>
            <w:shd w:val="clear" w:color="auto" w:fill="F3F6F8"/>
            <w:tcMar>
              <w:top w:w="75" w:type="dxa"/>
              <w:left w:w="95" w:type="dxa"/>
              <w:bottom w:w="75" w:type="dxa"/>
              <w:right w:w="95" w:type="dxa"/>
            </w:tcMar>
            <w:vAlign w:val="center"/>
          </w:tcPr>
          <w:p w14:paraId="656A36F3" w14:textId="77777777" w:rsidR="0085389E" w:rsidRDefault="00000000" w:rsidP="00005F68">
            <w:pPr>
              <w:spacing w:after="20" w:line="259" w:lineRule="auto"/>
            </w:pPr>
            <w:r>
              <w:rPr>
                <w:sz w:val="19"/>
              </w:rPr>
              <w:t>The letter-writer should be contacted</w:t>
            </w:r>
          </w:p>
        </w:tc>
      </w:tr>
      <w:tr w:rsidR="0085389E" w14:paraId="2604FC2E" w14:textId="77777777">
        <w:trPr>
          <w:cantSplit/>
          <w:jc w:val="center"/>
        </w:trPr>
        <w:tc>
          <w:tcPr>
            <w:tcW w:w="1800" w:type="dxa"/>
            <w:shd w:val="clear" w:color="auto" w:fill="FFFFFF"/>
            <w:tcMar>
              <w:top w:w="75" w:type="dxa"/>
              <w:left w:w="95" w:type="dxa"/>
              <w:bottom w:w="75" w:type="dxa"/>
              <w:right w:w="95" w:type="dxa"/>
            </w:tcMar>
            <w:vAlign w:val="center"/>
          </w:tcPr>
          <w:p w14:paraId="2325C9FB" w14:textId="77777777" w:rsidR="0085389E" w:rsidRDefault="00000000" w:rsidP="00005F68">
            <w:pPr>
              <w:spacing w:after="20" w:line="259" w:lineRule="auto"/>
            </w:pPr>
            <w:r>
              <w:rPr>
                <w:sz w:val="19"/>
              </w:rPr>
              <w:t>번역문 근거구간</w:t>
            </w:r>
          </w:p>
        </w:tc>
        <w:tc>
          <w:tcPr>
            <w:tcW w:w="4212" w:type="dxa"/>
            <w:shd w:val="clear" w:color="auto" w:fill="FFFFFF"/>
            <w:tcMar>
              <w:top w:w="75" w:type="dxa"/>
              <w:left w:w="95" w:type="dxa"/>
              <w:bottom w:w="75" w:type="dxa"/>
              <w:right w:w="95" w:type="dxa"/>
            </w:tcMar>
            <w:vAlign w:val="center"/>
          </w:tcPr>
          <w:p w14:paraId="7BC278DF" w14:textId="77777777" w:rsidR="0085389E" w:rsidRDefault="00000000" w:rsidP="00005F68">
            <w:pPr>
              <w:spacing w:after="20" w:line="259" w:lineRule="auto"/>
              <w:rPr>
                <w:lang w:eastAsia="ko-KR"/>
              </w:rPr>
            </w:pPr>
            <w:r>
              <w:rPr>
                <w:sz w:val="19"/>
                <w:lang w:eastAsia="ko-KR"/>
              </w:rPr>
              <w:t>편지 작가는 … 연락해야합니다</w:t>
            </w:r>
          </w:p>
        </w:tc>
        <w:tc>
          <w:tcPr>
            <w:tcW w:w="4212" w:type="dxa"/>
            <w:shd w:val="clear" w:color="auto" w:fill="FFFFFF"/>
            <w:tcMar>
              <w:top w:w="75" w:type="dxa"/>
              <w:left w:w="95" w:type="dxa"/>
              <w:bottom w:w="75" w:type="dxa"/>
              <w:right w:w="95" w:type="dxa"/>
            </w:tcMar>
            <w:vAlign w:val="center"/>
          </w:tcPr>
          <w:p w14:paraId="6EA40948" w14:textId="77777777" w:rsidR="0085389E" w:rsidRDefault="00000000" w:rsidP="00005F68">
            <w:pPr>
              <w:spacing w:after="20" w:line="259" w:lineRule="auto"/>
              <w:rPr>
                <w:lang w:eastAsia="ko-KR"/>
              </w:rPr>
            </w:pPr>
            <w:r>
              <w:rPr>
                <w:sz w:val="19"/>
                <w:lang w:eastAsia="ko-KR"/>
              </w:rPr>
              <w:t>편지 작가는 … 연락해야합니다</w:t>
            </w:r>
          </w:p>
        </w:tc>
      </w:tr>
      <w:tr w:rsidR="0085389E" w14:paraId="4F98CE8C" w14:textId="77777777">
        <w:trPr>
          <w:cantSplit/>
          <w:jc w:val="center"/>
        </w:trPr>
        <w:tc>
          <w:tcPr>
            <w:tcW w:w="1800" w:type="dxa"/>
            <w:shd w:val="clear" w:color="auto" w:fill="F3F6F8"/>
            <w:tcMar>
              <w:top w:w="75" w:type="dxa"/>
              <w:left w:w="95" w:type="dxa"/>
              <w:bottom w:w="75" w:type="dxa"/>
              <w:right w:w="95" w:type="dxa"/>
            </w:tcMar>
            <w:vAlign w:val="center"/>
          </w:tcPr>
          <w:p w14:paraId="284B2F47" w14:textId="77777777" w:rsidR="0085389E" w:rsidRDefault="00000000" w:rsidP="00005F68">
            <w:pPr>
              <w:spacing w:after="20" w:line="259" w:lineRule="auto"/>
            </w:pPr>
            <w:r>
              <w:rPr>
                <w:sz w:val="19"/>
              </w:rPr>
              <w:t>판정이유/보류사유</w:t>
            </w:r>
          </w:p>
        </w:tc>
        <w:tc>
          <w:tcPr>
            <w:tcW w:w="4212" w:type="dxa"/>
            <w:shd w:val="clear" w:color="auto" w:fill="F3F6F8"/>
            <w:tcMar>
              <w:top w:w="75" w:type="dxa"/>
              <w:left w:w="95" w:type="dxa"/>
              <w:bottom w:w="75" w:type="dxa"/>
              <w:right w:w="95" w:type="dxa"/>
            </w:tcMar>
            <w:vAlign w:val="center"/>
          </w:tcPr>
          <w:p w14:paraId="676183F8" w14:textId="77777777" w:rsidR="0085389E" w:rsidRDefault="00000000" w:rsidP="00005F68">
            <w:pPr>
              <w:spacing w:after="20" w:line="259" w:lineRule="auto"/>
              <w:rPr>
                <w:lang w:eastAsia="ko-KR"/>
              </w:rPr>
            </w:pPr>
            <w:r>
              <w:rPr>
                <w:sz w:val="19"/>
                <w:lang w:eastAsia="ko-KR"/>
              </w:rPr>
              <w:t>연락을 받는 대상인 편지 작성자가 연락하는 주체로 바뀌어 행위자와 대상의 관계가 달라졌습니다.</w:t>
            </w:r>
          </w:p>
        </w:tc>
        <w:tc>
          <w:tcPr>
            <w:tcW w:w="4212" w:type="dxa"/>
            <w:shd w:val="clear" w:color="auto" w:fill="F3F6F8"/>
            <w:tcMar>
              <w:top w:w="75" w:type="dxa"/>
              <w:left w:w="95" w:type="dxa"/>
              <w:bottom w:w="75" w:type="dxa"/>
              <w:right w:w="95" w:type="dxa"/>
            </w:tcMar>
            <w:vAlign w:val="center"/>
          </w:tcPr>
          <w:p w14:paraId="23109E62" w14:textId="77777777" w:rsidR="0085389E" w:rsidRDefault="00000000" w:rsidP="00005F68">
            <w:pPr>
              <w:spacing w:after="20" w:line="259" w:lineRule="auto"/>
              <w:rPr>
                <w:lang w:eastAsia="ko-KR"/>
              </w:rPr>
            </w:pPr>
            <w:r>
              <w:rPr>
                <w:sz w:val="19"/>
                <w:lang w:eastAsia="ko-KR"/>
              </w:rPr>
              <w:t>연락 행동을 수행해야 하는 담당 주체가 편지 작성자로 바뀌어 독자가 따라야 할 행동 조건이 달라졌습니다.</w:t>
            </w:r>
          </w:p>
        </w:tc>
      </w:tr>
    </w:tbl>
    <w:p w14:paraId="3438AC7F" w14:textId="77777777" w:rsidR="0085389E" w:rsidRDefault="0085389E" w:rsidP="00005F68">
      <w:pPr>
        <w:spacing w:after="80" w:line="252" w:lineRule="auto"/>
        <w:rPr>
          <w:lang w:eastAsia="ko-KR"/>
        </w:rPr>
      </w:pPr>
    </w:p>
    <w:p w14:paraId="44AB79C3" w14:textId="4927CA87" w:rsidR="006D2FFC" w:rsidRPr="006D2FFC" w:rsidRDefault="00621913" w:rsidP="00005F68">
      <w:pPr>
        <w:spacing w:after="80" w:line="252" w:lineRule="auto"/>
        <w:rPr>
          <w:rFonts w:hint="eastAsia"/>
          <w:lang w:eastAsia="ko-KR"/>
        </w:rPr>
      </w:pPr>
      <w:r>
        <w:rPr>
          <w:lang w:eastAsia="ko-KR"/>
        </w:rPr>
        <w:t xml:space="preserve">평가조건에서 ‘의무·권한·예외·조건·담당 주체 변경 불허’를 명시하고 있으나, 번역문에서는 연락해야 하는 주체가 학생에서 추천서 작성자로 바뀌었습니다. 이는 독자가 수행해야 할 행동을 잘못 이해하게 하는 오류이므로 major로 판정했습니다. should를 '-해야 합니다'로 옮기는 통상적 대응은 강도 훼손으로 보지 않습니다. 의무·허가·금지 사이의 범주 변화나, 요구가 선택으로 바뀐 경우만 훼손입니다.</w:t>
      </w:r>
    </w:p>
    <w:p w14:paraId="7D3E6398" w14:textId="6DCBF60E" w:rsidR="0085389E" w:rsidRDefault="00000000" w:rsidP="00005F68">
      <w:pPr>
        <w:spacing w:after="80" w:line="252" w:lineRule="auto"/>
        <w:rPr>
          <w:lang w:eastAsia="ko-KR"/>
        </w:rPr>
      </w:pPr>
      <w:r>
        <w:rPr>
          <w:lang w:eastAsia="ko-KR"/>
        </w:rPr>
        <w:t>Textual·Context·Register의 보존 행과 Cultural의 N/A 행은 심각도·오류ID를 비워둡니다. 최종판정·최종 심각도·변경사유는 최초 평가에서 입력하지 않습니다.</w:t>
      </w:r>
    </w:p>
    <w:p w14:paraId="5D7FA7CB" w14:textId="77777777" w:rsidR="0085389E" w:rsidRDefault="00000000" w:rsidP="00005F68">
      <w:pPr>
        <w:pStyle w:val="21"/>
        <w:spacing w:before="120" w:after="80" w:line="252" w:lineRule="auto"/>
        <w:rPr>
          <w:lang w:eastAsia="ko-KR"/>
        </w:rPr>
      </w:pPr>
      <w:r>
        <w:rPr>
          <w:lang w:eastAsia="ko-KR"/>
        </w:rPr>
        <w:t>⑤ 다른 구간의 별개 오류를 발견하면 E002를 사용합니다</w:t>
      </w:r>
    </w:p>
    <w:p w14:paraId="0554EE0B" w14:textId="41708BDF" w:rsidR="0085389E" w:rsidRDefault="00000000" w:rsidP="00005F68">
      <w:pPr>
        <w:spacing w:after="80" w:line="252" w:lineRule="auto"/>
        <w:rPr>
          <w:lang w:eastAsia="ko-KR"/>
        </w:rPr>
      </w:pPr>
      <w:r>
        <w:rPr>
          <w:lang w:eastAsia="ko-KR"/>
        </w:rPr>
        <w:t xml:space="preserve">예를 들어 E001과 별개로 다른 구간의 날짜·수량이 잘못 옮겨진 오류를 확인했다면 그 오류는 E002로 기록합니다. Semantic 한 행에 두 오류를 적는 경우에는 다음 형식을 사용합니다.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920"/>
      </w:tblGrid>
      <w:tr w:rsidR="0085389E" w14:paraId="304A77A3" w14:textId="77777777">
        <w:trPr>
          <w:cantSplit/>
          <w:tblHeader/>
          <w:jc w:val="center"/>
        </w:trPr>
        <w:tc>
          <w:tcPr>
            <w:tcW w:w="2304" w:type="dxa"/>
            <w:shd w:val="clear" w:color="auto" w:fill="243B53"/>
            <w:tcMar>
              <w:top w:w="75" w:type="dxa"/>
              <w:left w:w="95" w:type="dxa"/>
              <w:bottom w:w="75" w:type="dxa"/>
              <w:right w:w="95" w:type="dxa"/>
            </w:tcMar>
            <w:vAlign w:val="center"/>
          </w:tcPr>
          <w:p w14:paraId="263CC090" w14:textId="77777777" w:rsidR="0085389E" w:rsidRDefault="00000000" w:rsidP="00005F68">
            <w:pPr>
              <w:spacing w:after="20" w:line="259" w:lineRule="auto"/>
            </w:pPr>
            <w:r>
              <w:rPr>
                <w:b/>
                <w:color w:val="FFFFFF"/>
                <w:sz w:val="19"/>
              </w:rPr>
              <w:t>입력 칸</w:t>
            </w:r>
          </w:p>
        </w:tc>
        <w:tc>
          <w:tcPr>
            <w:tcW w:w="7920" w:type="dxa"/>
            <w:shd w:val="clear" w:color="auto" w:fill="243B53"/>
            <w:tcMar>
              <w:top w:w="75" w:type="dxa"/>
              <w:left w:w="95" w:type="dxa"/>
              <w:bottom w:w="75" w:type="dxa"/>
              <w:right w:w="95" w:type="dxa"/>
            </w:tcMar>
            <w:vAlign w:val="center"/>
          </w:tcPr>
          <w:p w14:paraId="03B4205E" w14:textId="77777777" w:rsidR="0085389E" w:rsidRDefault="00000000" w:rsidP="00005F68">
            <w:pPr>
              <w:spacing w:after="20" w:line="259" w:lineRule="auto"/>
              <w:rPr>
                <w:lang w:eastAsia="ko-KR"/>
              </w:rPr>
            </w:pPr>
            <w:r>
              <w:rPr>
                <w:b/>
                <w:color w:val="FFFFFF"/>
                <w:sz w:val="19"/>
                <w:lang w:eastAsia="ko-KR"/>
              </w:rPr>
              <w:t>여러 오류가 있는 경우의 작성 형식</w:t>
            </w:r>
          </w:p>
        </w:tc>
      </w:tr>
      <w:tr w:rsidR="0085389E" w14:paraId="61C4E1A4" w14:textId="77777777">
        <w:trPr>
          <w:cantSplit/>
          <w:jc w:val="center"/>
        </w:trPr>
        <w:tc>
          <w:tcPr>
            <w:tcW w:w="2304" w:type="dxa"/>
            <w:shd w:val="clear" w:color="auto" w:fill="FFFFFF"/>
            <w:tcMar>
              <w:top w:w="75" w:type="dxa"/>
              <w:left w:w="95" w:type="dxa"/>
              <w:bottom w:w="75" w:type="dxa"/>
              <w:right w:w="95" w:type="dxa"/>
            </w:tcMar>
            <w:vAlign w:val="center"/>
          </w:tcPr>
          <w:p w14:paraId="33DC789D" w14:textId="77777777" w:rsidR="0085389E" w:rsidRDefault="00000000" w:rsidP="00005F68">
            <w:pPr>
              <w:spacing w:after="20" w:line="259" w:lineRule="auto"/>
            </w:pPr>
            <w:r>
              <w:rPr>
                <w:sz w:val="19"/>
              </w:rPr>
              <w:t>오류ID</w:t>
            </w:r>
          </w:p>
        </w:tc>
        <w:tc>
          <w:tcPr>
            <w:tcW w:w="7920" w:type="dxa"/>
            <w:shd w:val="clear" w:color="auto" w:fill="FFFFFF"/>
            <w:tcMar>
              <w:top w:w="75" w:type="dxa"/>
              <w:left w:w="95" w:type="dxa"/>
              <w:bottom w:w="75" w:type="dxa"/>
              <w:right w:w="95" w:type="dxa"/>
            </w:tcMar>
            <w:vAlign w:val="center"/>
          </w:tcPr>
          <w:p w14:paraId="2C0BF50E" w14:textId="77777777" w:rsidR="0085389E" w:rsidRDefault="00000000" w:rsidP="00005F68">
            <w:pPr>
              <w:spacing w:after="20" w:line="259" w:lineRule="auto"/>
            </w:pPr>
            <w:r>
              <w:rPr>
                <w:sz w:val="19"/>
              </w:rPr>
              <w:t>E001, E002</w:t>
            </w:r>
          </w:p>
        </w:tc>
      </w:tr>
      <w:tr w:rsidR="0085389E" w14:paraId="2131B5C2" w14:textId="77777777">
        <w:trPr>
          <w:cantSplit/>
          <w:jc w:val="center"/>
        </w:trPr>
        <w:tc>
          <w:tcPr>
            <w:tcW w:w="2304" w:type="dxa"/>
            <w:shd w:val="clear" w:color="auto" w:fill="F3F6F8"/>
            <w:tcMar>
              <w:top w:w="75" w:type="dxa"/>
              <w:left w:w="95" w:type="dxa"/>
              <w:bottom w:w="75" w:type="dxa"/>
              <w:right w:w="95" w:type="dxa"/>
            </w:tcMar>
            <w:vAlign w:val="center"/>
          </w:tcPr>
          <w:p w14:paraId="59113C53" w14:textId="77777777" w:rsidR="0085389E" w:rsidRDefault="00000000" w:rsidP="00005F68">
            <w:pPr>
              <w:spacing w:after="20" w:line="259" w:lineRule="auto"/>
            </w:pPr>
            <w:r>
              <w:rPr>
                <w:sz w:val="19"/>
              </w:rPr>
              <w:t>원문 근거구간</w:t>
            </w:r>
          </w:p>
        </w:tc>
        <w:tc>
          <w:tcPr>
            <w:tcW w:w="7920" w:type="dxa"/>
            <w:shd w:val="clear" w:color="auto" w:fill="F3F6F8"/>
            <w:tcMar>
              <w:top w:w="75" w:type="dxa"/>
              <w:left w:w="95" w:type="dxa"/>
              <w:bottom w:w="75" w:type="dxa"/>
              <w:right w:w="95" w:type="dxa"/>
            </w:tcMar>
            <w:vAlign w:val="center"/>
          </w:tcPr>
          <w:p w14:paraId="05441DA3" w14:textId="77777777" w:rsidR="0085389E" w:rsidRDefault="00000000" w:rsidP="00005F68">
            <w:pPr>
              <w:spacing w:after="20" w:line="259" w:lineRule="auto"/>
              <w:rPr>
                <w:lang w:eastAsia="ko-KR"/>
              </w:rPr>
            </w:pPr>
            <w:r>
              <w:rPr>
                <w:sz w:val="19"/>
                <w:lang w:eastAsia="ko-KR"/>
              </w:rPr>
              <w:t>E001: 해당 원문 구간 / E002: 다른 오류의 원문 구간</w:t>
            </w:r>
          </w:p>
        </w:tc>
      </w:tr>
      <w:tr w:rsidR="0085389E" w14:paraId="049944B5" w14:textId="77777777">
        <w:trPr>
          <w:cantSplit/>
          <w:jc w:val="center"/>
        </w:trPr>
        <w:tc>
          <w:tcPr>
            <w:tcW w:w="2304" w:type="dxa"/>
            <w:shd w:val="clear" w:color="auto" w:fill="FFFFFF"/>
            <w:tcMar>
              <w:top w:w="75" w:type="dxa"/>
              <w:left w:w="95" w:type="dxa"/>
              <w:bottom w:w="75" w:type="dxa"/>
              <w:right w:w="95" w:type="dxa"/>
            </w:tcMar>
            <w:vAlign w:val="center"/>
          </w:tcPr>
          <w:p w14:paraId="0B168828" w14:textId="77777777" w:rsidR="0085389E" w:rsidRDefault="00000000" w:rsidP="00005F68">
            <w:pPr>
              <w:spacing w:after="20" w:line="259" w:lineRule="auto"/>
            </w:pPr>
            <w:r>
              <w:rPr>
                <w:sz w:val="19"/>
              </w:rPr>
              <w:t>번역문 근거구간</w:t>
            </w:r>
          </w:p>
        </w:tc>
        <w:tc>
          <w:tcPr>
            <w:tcW w:w="7920" w:type="dxa"/>
            <w:shd w:val="clear" w:color="auto" w:fill="FFFFFF"/>
            <w:tcMar>
              <w:top w:w="75" w:type="dxa"/>
              <w:left w:w="95" w:type="dxa"/>
              <w:bottom w:w="75" w:type="dxa"/>
              <w:right w:w="95" w:type="dxa"/>
            </w:tcMar>
            <w:vAlign w:val="center"/>
          </w:tcPr>
          <w:p w14:paraId="7A720E3D" w14:textId="77777777" w:rsidR="0085389E" w:rsidRDefault="00000000" w:rsidP="00005F68">
            <w:pPr>
              <w:spacing w:after="20" w:line="259" w:lineRule="auto"/>
              <w:rPr>
                <w:lang w:eastAsia="ko-KR"/>
              </w:rPr>
            </w:pPr>
            <w:r>
              <w:rPr>
                <w:sz w:val="19"/>
                <w:lang w:eastAsia="ko-KR"/>
              </w:rPr>
              <w:t>E001: 대응 번역 구간 / E002: 다른 오류의 대응 번역 구간</w:t>
            </w:r>
          </w:p>
        </w:tc>
      </w:tr>
      <w:tr w:rsidR="0085389E" w14:paraId="4ED4AD4A" w14:textId="77777777">
        <w:trPr>
          <w:cantSplit/>
          <w:jc w:val="center"/>
        </w:trPr>
        <w:tc>
          <w:tcPr>
            <w:tcW w:w="2304" w:type="dxa"/>
            <w:shd w:val="clear" w:color="auto" w:fill="F3F6F8"/>
            <w:tcMar>
              <w:top w:w="75" w:type="dxa"/>
              <w:left w:w="95" w:type="dxa"/>
              <w:bottom w:w="75" w:type="dxa"/>
              <w:right w:w="95" w:type="dxa"/>
            </w:tcMar>
            <w:vAlign w:val="center"/>
          </w:tcPr>
          <w:p w14:paraId="06ED81B0" w14:textId="77777777" w:rsidR="0085389E" w:rsidRDefault="00000000" w:rsidP="00005F68">
            <w:pPr>
              <w:spacing w:after="20" w:line="259" w:lineRule="auto"/>
            </w:pPr>
            <w:r>
              <w:rPr>
                <w:sz w:val="19"/>
              </w:rPr>
              <w:lastRenderedPageBreak/>
              <w:t>판정이유/보류사유</w:t>
            </w:r>
          </w:p>
        </w:tc>
        <w:tc>
          <w:tcPr>
            <w:tcW w:w="7920" w:type="dxa"/>
            <w:shd w:val="clear" w:color="auto" w:fill="F3F6F8"/>
            <w:tcMar>
              <w:top w:w="75" w:type="dxa"/>
              <w:left w:w="95" w:type="dxa"/>
              <w:bottom w:w="75" w:type="dxa"/>
              <w:right w:w="95" w:type="dxa"/>
            </w:tcMar>
            <w:vAlign w:val="center"/>
          </w:tcPr>
          <w:p w14:paraId="6094FDAD" w14:textId="77777777" w:rsidR="0085389E" w:rsidRDefault="00000000" w:rsidP="00005F68">
            <w:pPr>
              <w:spacing w:after="20" w:line="259" w:lineRule="auto"/>
              <w:rPr>
                <w:lang w:eastAsia="ko-KR"/>
              </w:rPr>
            </w:pPr>
            <w:r>
              <w:rPr>
                <w:sz w:val="19"/>
                <w:lang w:eastAsia="ko-KR"/>
              </w:rPr>
              <w:t>E001: 첫 오류가 해당 축을 훼손한 이유 / E002: 두 번째 오류가 해당 축을 훼손한 이유</w:t>
            </w:r>
          </w:p>
        </w:tc>
      </w:tr>
    </w:tbl>
    <w:p w14:paraId="5008C8BF" w14:textId="77777777" w:rsidR="0085389E" w:rsidRDefault="0085389E" w:rsidP="00005F68">
      <w:pPr>
        <w:spacing w:after="80" w:line="252" w:lineRule="auto"/>
        <w:rPr>
          <w:lang w:eastAsia="ko-KR"/>
        </w:rPr>
      </w:pPr>
    </w:p>
    <w:p w14:paraId="7C0A318F" w14:textId="77777777" w:rsidR="0085389E" w:rsidRDefault="00000000" w:rsidP="00005F68">
      <w:pPr>
        <w:pStyle w:val="21"/>
        <w:spacing w:before="120" w:after="80" w:line="252" w:lineRule="auto"/>
        <w:rPr>
          <w:lang w:eastAsia="ko-KR"/>
        </w:rPr>
      </w:pPr>
      <w:r>
        <w:rPr>
          <w:lang w:eastAsia="ko-KR"/>
        </w:rPr>
        <w:t>⑥ 기록을 확인하고 다음 문항으로 이동합니다</w:t>
      </w:r>
    </w:p>
    <w:p w14:paraId="2E1C238D" w14:textId="77777777" w:rsidR="0085389E" w:rsidRDefault="00000000" w:rsidP="00005F68">
      <w:pPr>
        <w:spacing w:after="80" w:line="252" w:lineRule="auto"/>
        <w:rPr>
          <w:lang w:eastAsia="ko-KR"/>
        </w:rPr>
      </w:pPr>
      <w:r>
        <w:rPr>
          <w:lang w:eastAsia="ko-KR"/>
        </w:rPr>
        <w:t>여섯 축의 판정, 훼손 행의 심각도, 오류ID와 근거의 대응을 확인합니다. 필요한 문맥이 없으면 추측하지 않고 판단보류와 필요한 정보를 기록합니다. 본평가의 시간 기록은 10문항 묶음 단위로 마무리합니다.</w:t>
      </w:r>
    </w:p>
    <w:p w14:paraId="088CA195" w14:textId="77777777" w:rsidR="0085389E" w:rsidRDefault="00000000" w:rsidP="00005F68">
      <w:pPr>
        <w:pStyle w:val="21"/>
        <w:spacing w:before="120" w:after="80" w:line="252" w:lineRule="auto"/>
        <w:rPr>
          <w:lang w:eastAsia="ko-KR"/>
        </w:rPr>
      </w:pPr>
      <w:r>
        <w:rPr>
          <w:lang w:eastAsia="ko-KR"/>
        </w:rPr>
        <w:t>연습 자료 확인</w:t>
      </w:r>
    </w:p>
    <w:p w14:paraId="161F7DF0" w14:textId="77777777" w:rsidR="0085389E" w:rsidRDefault="00000000" w:rsidP="00005F68">
      <w:pPr>
        <w:spacing w:after="80" w:line="252" w:lineRule="auto"/>
        <w:rPr>
          <w:lang w:eastAsia="ko-KR"/>
        </w:rPr>
      </w:pPr>
      <w:r>
        <w:rPr>
          <w:lang w:eastAsia="ko-KR"/>
        </w:rPr>
        <w:t>두 예시의 참고 번역은 이해를 돕는 해설이며, 정답 문구와 일치하는지를 평가하는 기준은 아닙니다. 실제 판정은 영어 원문과 MADLAD 출력, 제공된 문맥을 근거로 합니다.</w:t>
      </w:r>
    </w:p>
    <w:sectPr w:rsidR="0085389E" w:rsidSect="00034616">
      <w:footerReference w:type="default" r:id="rId8"/>
      <w:pgSz w:w="12240" w:h="15840"/>
      <w:pgMar w:top="936" w:right="1008" w:bottom="893" w:left="1008" w:header="720" w:footer="36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이민서" w:date="2026-10-27T12:02:23Z" w:initials="민서">
    <w:p w14:paraId="4551E351" w14:textId="77777777">
      <w:r>
        <w:rPr>
          <w:rStyle w:val="CommentReference"/>
        </w:rPr>
        <w:annotationRef/>
      </w:r>
      <w:r>
        <w:rPr>
          <w:color w:val="000000"/>
          <w:sz w:val="20"/>
          <w:szCs w:val="20"/>
        </w:rPr>
        <w:t xml:space="preserve">이 수정 초안은 변경 내용 추적으로 표시했습니다. [확인 대기] 메모는 수안님 확인이 필요한 기준이고, [운영 확인] 메모는 본검수 운영 방식이 정해지면 숫자를 확정할 부분입니다.</w:t>
      </w:r>
    </w:p>
  </w:comment>
  <w:comment w:id="1" w:author="이민서" w:date="2026-10-27T12:02:23Z" w:initials="민서">
    <w:p w14:paraId="7B8DE91A" w14:textId="77777777">
      <w:r>
        <w:rPr>
          <w:rStyle w:val="CommentReference"/>
        </w:rPr>
        <w:annotationRef/>
      </w:r>
      <w:r>
        <w:rPr>
          <w:color w:val="000000"/>
          <w:sz w:val="20"/>
          <w:szCs w:val="20"/>
        </w:rPr>
        <w:t xml:space="preserve">[확인 대기·D1] 정도·어감만 달라진 경우는 보존, 확실성이 달라진 경우는 훼손(minor)으로 정리한 추천안입니다.</w:t>
      </w:r>
    </w:p>
  </w:comment>
  <w:comment w:id="2" w:author="이민서" w:date="2026-10-27T12:02:23Z" w:initials="민서">
    <w:p w14:paraId="12963D6A" w14:textId="77777777">
      <w:r>
        <w:rPr>
          <w:rStyle w:val="CommentReference"/>
        </w:rPr>
        <w:annotationRef/>
      </w:r>
      <w:r>
        <w:rPr>
          <w:color w:val="000000"/>
          <w:sz w:val="20"/>
          <w:szCs w:val="20"/>
        </w:rPr>
        <w:t xml:space="preserve">[확인 대기·D2] 파일럿에서 N/A 여부로 갈린 12문항을 바탕으로 만든 추천안입니다. 학습 활동 지시를 N/A로 두는 기존 원칙은 유지했습니다(의도 목록의 P050과 다름). 앞 문장의 규범만 이어받는 문장을 N/A로 두면 파일럿 다수결(P025)과 달라집니다.</w:t>
      </w:r>
    </w:p>
  </w:comment>
  <w:comment w:id="3" w:author="이민서" w:date="2026-10-27T12:02:23Z" w:initials="민서">
    <w:p w14:paraId="3591CCD5" w14:textId="77777777">
      <w:r>
        <w:rPr>
          <w:rStyle w:val="CommentReference"/>
        </w:rPr>
        <w:annotationRef/>
      </w:r>
      <w:r>
        <w:rPr>
          <w:color w:val="000000"/>
          <w:sz w:val="20"/>
          <w:szCs w:val="20"/>
        </w:rPr>
        <w:t xml:space="preserve">[확인 대기·D3] 인명·지명만 있으면 N/A로 정리했습니다. 파일럿 다수결(P016, P021 보존 2명)과 달라지지만 훼손 여부에는 영향이 없습니다.</w:t>
      </w:r>
    </w:p>
  </w:comment>
  <w:comment w:id="4" w:author="이민서" w:date="2026-10-27T12:02:23Z" w:initials="민서">
    <w:p w14:paraId="72BE4C23" w14:textId="77777777">
      <w:r>
        <w:rPr>
          <w:rStyle w:val="CommentReference"/>
        </w:rPr>
        <w:annotationRef/>
      </w:r>
      <w:r>
        <w:rPr>
          <w:color w:val="000000"/>
          <w:sz w:val="20"/>
          <w:szCs w:val="20"/>
        </w:rPr>
        <w:t xml:space="preserve">[확인 대기·D4] 환산 숫자 오류는 Semantic만, 단위 체계·제도 대체는 Cultural도 기록하는 추천안입니다. 의도 목록과 다른 P007·P014·P006의 축 기준을 수안님께 여쭤본 상태라 답에 따라 문장을 다듬습니다. 음역 규칙(Cultural ②)도 P006 답에 따라 Semantic으로 옮길 수 있습니다.</w:t>
      </w:r>
    </w:p>
  </w:comment>
  <w:comment w:id="5" w:author="이민서" w:date="2026-10-27T12:02:23Z" w:initials="민서">
    <w:p w14:paraId="7DCE3BAC" w14:textId="77777777">
      <w:r>
        <w:rPr>
          <w:rStyle w:val="CommentReference"/>
        </w:rPr>
        <w:annotationRef/>
      </w:r>
      <w:r>
        <w:rPr>
          <w:color w:val="000000"/>
          <w:sz w:val="20"/>
          <w:szCs w:val="20"/>
        </w:rPr>
        <w:t xml:space="preserve">[확인 대기·D5] 태도 약화는 Register, 문화적 비하 의미가 사라진 것은 Cultural로 나누는 안입니다. 의도 목록(P043 Register+Cultural)과 같은 방향입니다.</w:t>
      </w:r>
    </w:p>
  </w:comment>
  <w:comment w:id="6" w:author="이민서" w:date="2026-10-27T12:02:23Z" w:initials="민서">
    <w:p w14:paraId="5E61D1B0" w14:textId="77777777">
      <w:r>
        <w:rPr>
          <w:rStyle w:val="CommentReference"/>
        </w:rPr>
        <w:annotationRef/>
      </w:r>
      <w:r>
        <w:rPr>
          <w:color w:val="000000"/>
          <w:sz w:val="20"/>
          <w:szCs w:val="20"/>
        </w:rPr>
        <w:t xml:space="preserve">[확인 대기·D6] Context는 발화 기능의 범주가 바뀔 때만 훼손으로 보는 안입니다. 지수민·정지윤님 리서치 결론과 같습니다. 의도 목록의 P053 Context 훼손과 다르므로 확인이 필요합니다.</w:t>
      </w:r>
    </w:p>
  </w:comment>
  <w:comment w:id="7" w:author="이민서" w:date="2026-10-27T12:02:24Z" w:initials="민서">
    <w:p w14:paraId="4FE61926" w14:textId="77777777">
      <w:r>
        <w:rPr>
          <w:rStyle w:val="CommentReference"/>
        </w:rPr>
        <w:annotationRef/>
      </w:r>
      <w:r>
        <w:rPr>
          <w:color w:val="000000"/>
          <w:sz w:val="20"/>
          <w:szCs w:val="20"/>
        </w:rPr>
        <w:t xml:space="preserve">[확인 대기·D8] 위협·압박의 의문문이 단순 질문으로 읽히는 경우(파일럿 P022 유형)는 수안님 판단을 받은 뒤 이 표에 예시를 추가합니다.</w:t>
      </w:r>
    </w:p>
  </w:comment>
  <w:comment w:id="8" w:author="이민서" w:date="2026-10-27T12:02:24Z" w:initials="민서">
    <w:p w14:paraId="6669045A" w14:textId="77777777">
      <w:r>
        <w:rPr>
          <w:rStyle w:val="CommentReference"/>
        </w:rPr>
        <w:annotationRef/>
      </w:r>
      <w:r>
        <w:rPr>
          <w:color w:val="000000"/>
          <w:sz w:val="20"/>
          <w:szCs w:val="20"/>
        </w:rPr>
        <w:t xml:space="preserve">대화문·편지 문항의 관계 정보는 관계와 기대 격식만 적고, 정답을 암시하는 내용은 넣지 않습니다.</w:t>
      </w:r>
    </w:p>
  </w:comment>
  <w:comment w:id="9" w:author="이민서" w:date="2026-10-27T12:02:24Z" w:initials="민서">
    <w:p w14:paraId="46B75B84" w14:textId="77777777">
      <w:r>
        <w:rPr>
          <w:rStyle w:val="CommentReference"/>
        </w:rPr>
        <w:annotationRef/>
      </w:r>
      <w:r>
        <w:rPr>
          <w:color w:val="000000"/>
          <w:sz w:val="20"/>
          <w:szCs w:val="20"/>
        </w:rPr>
        <w:t xml:space="preserve">[운영 확인] 하루 묶음 수, 평가자별 묶음 순서, 연습 문제 통과 기준은 본검수 운영 방식이 정해지면 확정합니다.</w:t>
      </w:r>
    </w:p>
  </w:comment>
  <w:comment w:id="10" w:author="이민서" w:date="2026-10-27T12:02:24Z" w:initials="민서">
    <w:p w14:paraId="05CF50F7" w14:textId="77777777">
      <w:r>
        <w:rPr>
          <w:rStyle w:val="CommentReference"/>
        </w:rPr>
        <w:annotationRef/>
      </w:r>
      <w:r>
        <w:rPr>
          <w:color w:val="000000"/>
          <w:sz w:val="20"/>
          <w:szCs w:val="20"/>
        </w:rPr>
        <w:t xml:space="preserve">[합의 후 추가] 세 평가자 합의 결과(10/29 예정)가 오면 '평가자 판정과 확정 판정'을 나란히 보여주는 사례를 추가합니다. 새 예시는 엔진 점검용으로 떼어 둔 파일럿 20문항과 겹치지 않도록 모두 합성 예문으로 작성했습니다.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51E351" w15:done="0"/>
  <w15:commentEx w15:paraId="7B8DE91A" w15:done="0"/>
  <w15:commentEx w15:paraId="12963D6A" w15:done="0"/>
  <w15:commentEx w15:paraId="3591CCD5" w15:done="0"/>
  <w15:commentEx w15:paraId="72BE4C23" w15:done="0"/>
  <w15:commentEx w15:paraId="7DCE3BAC" w15:done="0"/>
  <w15:commentEx w15:paraId="5E61D1B0" w15:done="0"/>
  <w15:commentEx w15:paraId="4FE61926" w15:done="0"/>
  <w15:commentEx w15:paraId="6669045A" w15:done="0"/>
  <w15:commentEx w15:paraId="46B75B84" w15:done="0"/>
  <w15:commentEx w15:paraId="05CF50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D6C3BC2" w16cex:dateUtc="2026-10-27T12:02:23Z"/>
  <w16cex:commentExtensible w16cex:durableId="53A488AA" w16cex:dateUtc="2026-10-27T12:02:23Z"/>
  <w16cex:commentExtensible w16cex:durableId="725BB184" w16cex:dateUtc="2026-10-27T12:02:23Z"/>
  <w16cex:commentExtensible w16cex:durableId="4B38E801" w16cex:dateUtc="2026-10-27T12:02:23Z"/>
  <w16cex:commentExtensible w16cex:durableId="6F6F8E58" w16cex:dateUtc="2026-10-27T12:02:23Z"/>
  <w16cex:commentExtensible w16cex:durableId="2B0B10BA" w16cex:dateUtc="2026-10-27T12:02:23Z"/>
  <w16cex:commentExtensible w16cex:durableId="04FBF211" w16cex:dateUtc="2026-10-27T12:02:23Z"/>
  <w16cex:commentExtensible w16cex:durableId="54152AD2" w16cex:dateUtc="2026-10-27T12:02:24Z"/>
  <w16cex:commentExtensible w16cex:durableId="5B1520DF" w16cex:dateUtc="2026-10-27T12:02:24Z"/>
  <w16cex:commentExtensible w16cex:durableId="66E45322" w16cex:dateUtc="2026-10-27T12:02:24Z"/>
  <w16cex:commentExtensible w16cex:durableId="042DBB58" w16cex:dateUtc="2026-10-27T12:02:2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51E351" w16cid:durableId="1D6C3BC2"/>
  <w16cid:commentId w16cid:paraId="7B8DE91A" w16cid:durableId="53A488AA"/>
  <w16cid:commentId w16cid:paraId="12963D6A" w16cid:durableId="725BB184"/>
  <w16cid:commentId w16cid:paraId="3591CCD5" w16cid:durableId="4B38E801"/>
  <w16cid:commentId w16cid:paraId="72BE4C23" w16cid:durableId="6F6F8E58"/>
  <w16cid:commentId w16cid:paraId="7DCE3BAC" w16cid:durableId="2B0B10BA"/>
  <w16cid:commentId w16cid:paraId="5E61D1B0" w16cid:durableId="04FBF211"/>
  <w16cid:commentId w16cid:paraId="4FE61926" w16cid:durableId="54152AD2"/>
  <w16cid:commentId w16cid:paraId="6669045A" w16cid:durableId="5B1520DF"/>
  <w16cid:commentId w16cid:paraId="46B75B84" w16cid:durableId="66E45322"/>
  <w16cid:commentId w16cid:paraId="05CF50F7" w16cid:durableId="042DBB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989397" w14:textId="77777777" w:rsidR="00F63B08" w:rsidRDefault="00F63B08">
      <w:pPr>
        <w:spacing w:after="0" w:line="240" w:lineRule="auto"/>
      </w:pPr>
      <w:r>
        <w:separator/>
      </w:r>
    </w:p>
  </w:endnote>
  <w:endnote w:type="continuationSeparator" w:id="0">
    <w:p w14:paraId="21B92688" w14:textId="77777777" w:rsidR="00F63B08" w:rsidRDefault="00F63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KR">
    <w:panose1 w:val="020B0800000000000000"/>
    <w:charset w:val="80"/>
    <w:family w:val="swiss"/>
    <w:pitch w:val="variable"/>
    <w:sig w:usb0="30000083" w:usb1="2BDF3C10" w:usb2="00000016" w:usb3="00000000" w:csb0="002E0107"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41951B" w14:textId="0D8319A7" w:rsidR="0085389E" w:rsidRDefault="00000000">
    <w:pPr>
      <w:pStyle w:val="a6"/>
      <w:jc w:val="right"/>
      <w:rPr>
        <w:lang w:eastAsia="ko-KR"/>
      </w:rPr>
    </w:pPr>
    <w:r>
      <w:rPr>
        <w:sz w:val="16"/>
        <w:lang w:eastAsia="ko-KR"/>
      </w:rPr>
      <w:t xml:space="preserve">6축 번역평가 가이드라인  ·  </w:t>
    </w:r>
    <w:r>
      <w:fldChar w:fldCharType="begin"/>
    </w:r>
    <w:r>
      <w:rPr>
        <w:lang w:eastAsia="ko-KR"/>
      </w:rPr>
      <w:instrText>PAGE</w:instrText>
    </w:r>
    <w:r>
      <w:fldChar w:fldCharType="separate"/>
    </w:r>
    <w:r w:rsidR="001B5145">
      <w:rPr>
        <w:noProof/>
        <w:lang w:eastAsia="ko-K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BDDC83" w14:textId="77777777" w:rsidR="00F63B08" w:rsidRDefault="00F63B08">
      <w:pPr>
        <w:spacing w:after="0" w:line="240" w:lineRule="auto"/>
      </w:pPr>
      <w:r>
        <w:separator/>
      </w:r>
    </w:p>
  </w:footnote>
  <w:footnote w:type="continuationSeparator" w:id="0">
    <w:p w14:paraId="1FD1F6D3" w14:textId="77777777" w:rsidR="00F63B08" w:rsidRDefault="00F63B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3283871">
    <w:abstractNumId w:val="8"/>
  </w:num>
  <w:num w:numId="2" w16cid:durableId="1956060386">
    <w:abstractNumId w:val="6"/>
  </w:num>
  <w:num w:numId="3" w16cid:durableId="655105981">
    <w:abstractNumId w:val="5"/>
  </w:num>
  <w:num w:numId="4" w16cid:durableId="1764492350">
    <w:abstractNumId w:val="4"/>
  </w:num>
  <w:num w:numId="5" w16cid:durableId="1934437891">
    <w:abstractNumId w:val="7"/>
  </w:num>
  <w:num w:numId="6" w16cid:durableId="720907704">
    <w:abstractNumId w:val="3"/>
  </w:num>
  <w:num w:numId="7" w16cid:durableId="800730404">
    <w:abstractNumId w:val="2"/>
  </w:num>
  <w:num w:numId="8" w16cid:durableId="78016706">
    <w:abstractNumId w:val="1"/>
  </w:num>
  <w:num w:numId="9" w16cid:durableId="5269856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F68"/>
    <w:rsid w:val="00007EF2"/>
    <w:rsid w:val="00017C55"/>
    <w:rsid w:val="000343AE"/>
    <w:rsid w:val="00034616"/>
    <w:rsid w:val="0006063C"/>
    <w:rsid w:val="000D3762"/>
    <w:rsid w:val="0015074B"/>
    <w:rsid w:val="001903B8"/>
    <w:rsid w:val="001B5145"/>
    <w:rsid w:val="001C562B"/>
    <w:rsid w:val="001F4BCB"/>
    <w:rsid w:val="0029639D"/>
    <w:rsid w:val="002B3F11"/>
    <w:rsid w:val="002C42F8"/>
    <w:rsid w:val="002C5DD5"/>
    <w:rsid w:val="002E4A17"/>
    <w:rsid w:val="00326F90"/>
    <w:rsid w:val="00364CF2"/>
    <w:rsid w:val="003929CE"/>
    <w:rsid w:val="003C4F0A"/>
    <w:rsid w:val="003D6987"/>
    <w:rsid w:val="00406AC7"/>
    <w:rsid w:val="00421D4F"/>
    <w:rsid w:val="00447919"/>
    <w:rsid w:val="004733E0"/>
    <w:rsid w:val="004C4B75"/>
    <w:rsid w:val="0051557C"/>
    <w:rsid w:val="005B4EE3"/>
    <w:rsid w:val="00621913"/>
    <w:rsid w:val="006314AA"/>
    <w:rsid w:val="00646EC8"/>
    <w:rsid w:val="006A2BBA"/>
    <w:rsid w:val="006D2FFC"/>
    <w:rsid w:val="00742712"/>
    <w:rsid w:val="007861F3"/>
    <w:rsid w:val="007866CF"/>
    <w:rsid w:val="0079374A"/>
    <w:rsid w:val="00817605"/>
    <w:rsid w:val="00823E81"/>
    <w:rsid w:val="0085389E"/>
    <w:rsid w:val="008A35BE"/>
    <w:rsid w:val="0096610C"/>
    <w:rsid w:val="00992059"/>
    <w:rsid w:val="009F4060"/>
    <w:rsid w:val="009F73CB"/>
    <w:rsid w:val="00AA1D8D"/>
    <w:rsid w:val="00AB4BBD"/>
    <w:rsid w:val="00B122B6"/>
    <w:rsid w:val="00B47730"/>
    <w:rsid w:val="00B60667"/>
    <w:rsid w:val="00BC0154"/>
    <w:rsid w:val="00BC539A"/>
    <w:rsid w:val="00BC70D6"/>
    <w:rsid w:val="00BF35E9"/>
    <w:rsid w:val="00C2046D"/>
    <w:rsid w:val="00CB0664"/>
    <w:rsid w:val="00CE1AFE"/>
    <w:rsid w:val="00D40005"/>
    <w:rsid w:val="00D82CC7"/>
    <w:rsid w:val="00D83583"/>
    <w:rsid w:val="00DE66FC"/>
    <w:rsid w:val="00E2734C"/>
    <w:rsid w:val="00E353E0"/>
    <w:rsid w:val="00EC2F49"/>
    <w:rsid w:val="00EE63DF"/>
    <w:rsid w:val="00F11A2F"/>
    <w:rsid w:val="00F53130"/>
    <w:rsid w:val="00F63B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EC0A4"/>
  <w14:defaultImageDpi w14:val="300"/>
  <w15:docId w15:val="{669E8358-A1B0-D240-90BB-BFBD95984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Noto Sans KR" w:eastAsia="Noto Sans KR" w:hAnsi="Noto Sans KR" w:cs="Noto Sans KR"/>
      <w:color w:val="000000"/>
      <w:sz w:val="21"/>
    </w:rPr>
  </w:style>
  <w:style w:type="paragraph" w:styleId="1">
    <w:name w:val="heading 1"/>
    <w:basedOn w:val="a1"/>
    <w:next w:val="a1"/>
    <w:link w:val="1Char"/>
    <w:uiPriority w:val="9"/>
    <w:qFormat/>
    <w:rsid w:val="00FC693F"/>
    <w:pPr>
      <w:keepNext/>
      <w:keepLines/>
      <w:spacing w:before="200" w:after="140"/>
      <w:outlineLvl w:val="0"/>
    </w:pPr>
    <w:rPr>
      <w:rFonts w:cstheme="majorBidi"/>
      <w:b/>
      <w:bCs/>
      <w:sz w:val="34"/>
      <w:szCs w:val="28"/>
    </w:rPr>
  </w:style>
  <w:style w:type="paragraph" w:styleId="21">
    <w:name w:val="heading 2"/>
    <w:basedOn w:val="a1"/>
    <w:next w:val="a1"/>
    <w:link w:val="2Char"/>
    <w:uiPriority w:val="9"/>
    <w:unhideWhenUsed/>
    <w:qFormat/>
    <w:rsid w:val="00FC693F"/>
    <w:pPr>
      <w:keepNext/>
      <w:keepLines/>
      <w:spacing w:before="200" w:after="140"/>
      <w:outlineLvl w:val="1"/>
    </w:pPr>
    <w:rPr>
      <w:rFonts w:cstheme="majorBidi"/>
      <w:b/>
      <w:bCs/>
      <w:sz w:val="24"/>
      <w:szCs w:val="26"/>
    </w:rPr>
  </w:style>
  <w:style w:type="paragraph" w:styleId="31">
    <w:name w:val="heading 3"/>
    <w:basedOn w:val="a1"/>
    <w:next w:val="a1"/>
    <w:link w:val="3Char"/>
    <w:uiPriority w:val="9"/>
    <w:unhideWhenUsed/>
    <w:qFormat/>
    <w:rsid w:val="00FC693F"/>
    <w:pPr>
      <w:keepNext/>
      <w:keepLines/>
      <w:spacing w:before="200" w:after="140"/>
      <w:outlineLvl w:val="2"/>
    </w:pPr>
    <w:rPr>
      <w:rFonts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before="200" w:after="140" w:line="240" w:lineRule="auto"/>
      <w:contextualSpacing/>
    </w:pPr>
    <w:rPr>
      <w:rFonts w:cstheme="majorBidi"/>
      <w:b/>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Noto Sans KR" w:eastAsia="Noto Sans KR" w:hAnsi="Noto Sans KR" w:cs="Noto Sans K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5B4EE3"/>
    <w:rPr>
      <w:color w:val="0000FF" w:themeColor="hyperlink"/>
      <w:u w:val="single"/>
    </w:rPr>
  </w:style>
  <w:style w:type="character" w:styleId="aff2">
    <w:name w:val="Unresolved Mention"/>
    <w:basedOn w:val="a2"/>
    <w:uiPriority w:val="99"/>
    <w:semiHidden/>
    <w:unhideWhenUsed/>
    <w:rsid w:val="005B4E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comments" Target="comments.xml"/><Relationship Id="rId12" Type="http://schemas.microsoft.com/office/2011/relationships/commentsExtended" Target="commentsExtended.xml"/><Relationship Id="rId13"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16</Pages>
  <Words>1910</Words>
  <Characters>9229</Characters>
  <Application>Microsoft Office Word</Application>
  <DocSecurity>0</DocSecurity>
  <Lines>131</Lines>
  <Paragraphs>46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6축 번역평가 평가자 가이드라인 v3</vt:lpstr>
      <vt:lpstr/>
    </vt:vector>
  </TitlesOfParts>
  <Manager/>
  <Company/>
  <LinksUpToDate>false</LinksUpToDate>
  <CharactersWithSpaces>11093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6축 번역평가 평가자 가이드라인 v3</dc:title>
  <dc:subject>평가폼 3개 시트와 12개 평가 열에 맞춘 평가자 안내</dc:subject>
  <dc:creator>suan im</dc:creator>
  <cp:keywords/>
  <dc:description>generated by python-docx</dc:description>
  <cp:lastModifiedBy>suan im</cp:lastModifiedBy>
  <cp:revision>19</cp:revision>
  <dcterms:created xsi:type="dcterms:W3CDTF">2026-10-02T03:37:00Z</dcterms:created>
  <dcterms:modified xsi:type="dcterms:W3CDTF">2026-10-07T02:43:00Z</dcterms:modified>
  <cp:category/>
</cp:coreProperties>
</file>